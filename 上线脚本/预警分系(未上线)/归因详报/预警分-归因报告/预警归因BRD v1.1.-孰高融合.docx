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0"/>
      </w:pPr>
      <w:r>
        <w:rPr>
          <w:rFonts w:hint="eastAsia"/>
        </w:rPr>
        <w:t>预警归因需求说明书</w:t>
      </w:r>
    </w:p>
    <w:p>
      <w:pPr>
        <w:pStyle w:val="2"/>
      </w:pPr>
      <w:r>
        <w:rPr>
          <w:rFonts w:hint="eastAsia"/>
        </w:rPr>
        <w:t>需求背景</w:t>
      </w:r>
    </w:p>
    <w:p>
      <w:pPr>
        <w:pStyle w:val="23"/>
        <w:ind w:left="360" w:firstLine="480"/>
      </w:pPr>
      <w:r>
        <w:rPr>
          <w:rFonts w:hint="eastAsia"/>
        </w:rPr>
        <w:t>根据海通证券需求，违约预警模型归因框架，主要包含5个部分，由上至下分别为：风险综述、归因简报、归因报告、归因详情、归因指标。5个部分的定位分别为：</w:t>
      </w:r>
    </w:p>
    <w:p>
      <w:pPr>
        <w:pStyle w:val="23"/>
        <w:numPr>
          <w:ilvl w:val="0"/>
          <w:numId w:val="2"/>
        </w:numPr>
        <w:ind w:firstLineChars="0"/>
      </w:pPr>
      <w:r>
        <w:rPr>
          <w:rFonts w:hint="eastAsia"/>
        </w:rPr>
        <w:t>风险综述：预警系统不需要提供展示，由平台端根据预警系统所提供数据进行整合。</w:t>
      </w:r>
    </w:p>
    <w:p>
      <w:pPr>
        <w:pStyle w:val="23"/>
        <w:numPr>
          <w:ilvl w:val="0"/>
          <w:numId w:val="2"/>
        </w:numPr>
        <w:ind w:firstLineChars="0"/>
      </w:pPr>
      <w:r>
        <w:rPr>
          <w:rFonts w:hint="eastAsia"/>
        </w:rPr>
        <w:t>归因简报：预警系统需展示，列示主体基于预警归因定位到的重要风险事件，</w:t>
      </w:r>
      <w:r>
        <w:rPr>
          <w:rFonts w:hint="eastAsia"/>
          <w:b/>
        </w:rPr>
        <w:t>由归因报告中进行提炼</w:t>
      </w:r>
      <w:r>
        <w:rPr>
          <w:rFonts w:hint="eastAsia"/>
        </w:rPr>
        <w:t>。</w:t>
      </w:r>
    </w:p>
    <w:p>
      <w:pPr>
        <w:pStyle w:val="23"/>
        <w:numPr>
          <w:ilvl w:val="0"/>
          <w:numId w:val="2"/>
        </w:numPr>
        <w:ind w:firstLineChars="0"/>
      </w:pPr>
      <w:r>
        <w:rPr>
          <w:rFonts w:hint="eastAsia"/>
        </w:rPr>
        <w:t>归因报告：预警系统需展示，提供主体预警综合归因的文字简述，包括归因维度、重要风险事件及信号、预警变动归因以及相似风险状况的同行业其他主体等信息，</w:t>
      </w:r>
      <w:r>
        <w:rPr>
          <w:rFonts w:hint="eastAsia"/>
          <w:b/>
        </w:rPr>
        <w:t>根据归因详情、归因指标总结归纳生成</w:t>
      </w:r>
      <w:r>
        <w:rPr>
          <w:rFonts w:hint="eastAsia"/>
        </w:rPr>
        <w:t>。</w:t>
      </w:r>
    </w:p>
    <w:p>
      <w:pPr>
        <w:pStyle w:val="23"/>
        <w:numPr>
          <w:ilvl w:val="0"/>
          <w:numId w:val="2"/>
        </w:numPr>
        <w:ind w:firstLineChars="0"/>
      </w:pPr>
      <w:r>
        <w:rPr>
          <w:rFonts w:hint="eastAsia"/>
        </w:rPr>
        <w:t>归因详情：预警系统需展示，提供各因子维度的风险评价以及重要指标，</w:t>
      </w:r>
      <w:r>
        <w:rPr>
          <w:rFonts w:hint="eastAsia"/>
          <w:b/>
        </w:rPr>
        <w:t>根据归因指标进行分类同时结合逻辑判断生成</w:t>
      </w:r>
      <w:r>
        <w:rPr>
          <w:rFonts w:hint="eastAsia"/>
        </w:rPr>
        <w:t>。</w:t>
      </w:r>
    </w:p>
    <w:p>
      <w:pPr>
        <w:pStyle w:val="23"/>
        <w:numPr>
          <w:ilvl w:val="0"/>
          <w:numId w:val="2"/>
        </w:numPr>
        <w:ind w:firstLineChars="0"/>
      </w:pPr>
      <w:r>
        <w:rPr>
          <w:rFonts w:hint="eastAsia"/>
        </w:rPr>
        <w:t>归因指标：预警系统需展示，以列表形式提供因子详情，</w:t>
      </w:r>
      <w:r>
        <w:rPr>
          <w:rFonts w:hint="eastAsia"/>
          <w:b/>
        </w:rPr>
        <w:t>为最底层且实际入模的因子信息</w:t>
      </w:r>
      <w:r>
        <w:rPr>
          <w:rFonts w:hint="eastAsia"/>
        </w:rPr>
        <w:t>。</w:t>
      </w:r>
    </w:p>
    <w:p>
      <w:pPr>
        <w:ind w:firstLine="480" w:firstLineChars="200"/>
      </w:pPr>
      <w:r>
        <w:rPr>
          <w:rFonts w:hint="eastAsia"/>
        </w:rPr>
        <w:t>除以上部分外，另外需提供归因对比模块，归因对比模块可参考归因详情、归因指标两个部分，展示主体在两个日期下，模型因子维度及具体因子变动情况。</w:t>
      </w:r>
    </w:p>
    <w:p>
      <w:pPr>
        <w:pStyle w:val="2"/>
      </w:pPr>
      <w:r>
        <w:rPr>
          <w:rFonts w:hint="eastAsia"/>
        </w:rPr>
        <w:t>需求描述</w:t>
      </w:r>
    </w:p>
    <w:p>
      <w:pPr>
        <w:pStyle w:val="3"/>
      </w:pPr>
      <w:r>
        <w:rPr>
          <w:rFonts w:hint="eastAsia"/>
        </w:rPr>
        <w:t>归因简报</w:t>
      </w:r>
    </w:p>
    <w:p>
      <w:pPr>
        <w:ind w:firstLine="480" w:firstLineChars="200"/>
      </w:pPr>
      <w:r>
        <w:rPr>
          <w:rFonts w:hint="eastAsia"/>
        </w:rPr>
        <w:t>该部分以b</w:t>
      </w:r>
      <w:r>
        <w:t>ullet point</w:t>
      </w:r>
      <w:r>
        <w:rPr>
          <w:rFonts w:hint="eastAsia"/>
        </w:rPr>
        <w:t>形式，抽取、列示</w:t>
      </w:r>
      <w:r>
        <w:rPr>
          <w:rFonts w:hint="eastAsia"/>
          <w:b/>
        </w:rPr>
        <w:t>归因报告</w:t>
      </w:r>
      <w:r>
        <w:rPr>
          <w:rFonts w:hint="eastAsia"/>
        </w:rPr>
        <w:t>的文字简述中所包含的重要风险事件以及风险信号内容，供用户进行风险事件排查、分析工作，列示内容需包括：</w:t>
      </w:r>
    </w:p>
    <w:p>
      <w:pPr>
        <w:pStyle w:val="23"/>
        <w:numPr>
          <w:ilvl w:val="0"/>
          <w:numId w:val="3"/>
        </w:numPr>
        <w:ind w:firstLineChars="0"/>
      </w:pPr>
      <w:r>
        <w:rPr>
          <w:rFonts w:hint="eastAsia"/>
        </w:rPr>
        <w:t>归因维度评价：提取归因报告中所包含的各归因维度评价作为每条风险事件的概括，例如归因样例-归因简报中的</w:t>
      </w:r>
      <w:r>
        <w:rPr>
          <w:rFonts w:hint="eastAsia"/>
          <w:color w:val="FF0000"/>
        </w:rPr>
        <w:t>“区域财政异常”</w:t>
      </w:r>
      <w:r>
        <w:rPr>
          <w:rFonts w:hint="eastAsia"/>
        </w:rPr>
        <w:t>字样。归因维度评价主要包含两类：X</w:t>
      </w:r>
      <w:r>
        <w:t>X</w:t>
      </w:r>
      <w:r>
        <w:rPr>
          <w:rFonts w:hint="eastAsia"/>
        </w:rPr>
        <w:t>X</w:t>
      </w:r>
      <w:r>
        <w:t>X</w:t>
      </w:r>
      <w:r>
        <w:rPr>
          <w:rFonts w:hint="eastAsia"/>
        </w:rPr>
        <w:t>（维度名称）异常、X</w:t>
      </w:r>
      <w:r>
        <w:t>XXX</w:t>
      </w:r>
      <w:r>
        <w:rPr>
          <w:rFonts w:hint="eastAsia"/>
        </w:rPr>
        <w:t>（维度名称）恶化，前者是指主体最新一天的归因结果根据逻辑判断为异常，后者是指主体基于最新一天与上一次模型因子进行对比根据逻辑判断为恶化的维度，当某个维度既属于最新异常同时与上一次对比也发生了恶化时，则归因维度评价展示为异常（例如归因样例-归因简报中的</w:t>
      </w:r>
      <w:r>
        <w:rPr>
          <w:rFonts w:hint="eastAsia"/>
          <w:color w:val="FF0000"/>
        </w:rPr>
        <w:t>“区域财政异常”</w:t>
      </w:r>
      <w:r>
        <w:rPr>
          <w:rFonts w:hint="eastAsia"/>
        </w:rPr>
        <w:t>）。</w:t>
      </w:r>
    </w:p>
    <w:p>
      <w:pPr>
        <w:pStyle w:val="23"/>
        <w:numPr>
          <w:ilvl w:val="0"/>
          <w:numId w:val="3"/>
        </w:numPr>
        <w:ind w:firstLineChars="0"/>
      </w:pPr>
      <w:r>
        <w:rPr>
          <w:rFonts w:hint="eastAsia"/>
        </w:rPr>
        <w:t>异常指标描述：提取归因报告中所包含的各归因维度下的具体风险事件或风险指标内容，例如归因样例-归因简报中的</w:t>
      </w:r>
      <w:r>
        <w:rPr>
          <w:rFonts w:hint="eastAsia"/>
          <w:color w:val="FF0000"/>
        </w:rPr>
        <w:t>“</w:t>
      </w:r>
      <w:r>
        <w:rPr>
          <w:rFonts w:hint="eastAsia" w:ascii="宋体" w:hAnsi="宋体"/>
          <w:color w:val="FF0000"/>
        </w:rPr>
        <w:t>区域一般公共预算收入增长率为-</w:t>
      </w:r>
      <w:r>
        <w:rPr>
          <w:rFonts w:ascii="宋体" w:hAnsi="宋体"/>
          <w:color w:val="FF0000"/>
        </w:rPr>
        <w:t>1%</w:t>
      </w:r>
      <w:r>
        <w:rPr>
          <w:rFonts w:hint="eastAsia" w:ascii="宋体" w:hAnsi="宋体"/>
          <w:color w:val="FF0000"/>
        </w:rPr>
        <w:t>，且发生恶化，</w:t>
      </w:r>
      <w:r>
        <w:rPr>
          <w:color w:val="FF0000"/>
        </w:rPr>
        <w:t>由去年</w:t>
      </w:r>
      <w:r>
        <w:rPr>
          <w:rFonts w:hint="eastAsia"/>
          <w:color w:val="FF0000"/>
        </w:rPr>
        <w:t>的</w:t>
      </w:r>
      <w:r>
        <w:rPr>
          <w:color w:val="FF0000"/>
        </w:rPr>
        <w:t>2%降</w:t>
      </w:r>
      <w:r>
        <w:rPr>
          <w:rFonts w:hint="eastAsia"/>
          <w:color w:val="FF0000"/>
        </w:rPr>
        <w:t>至</w:t>
      </w:r>
      <w:r>
        <w:rPr>
          <w:color w:val="FF0000"/>
        </w:rPr>
        <w:t>-1%</w:t>
      </w:r>
      <w:r>
        <w:rPr>
          <w:rFonts w:hint="eastAsia"/>
          <w:color w:val="FF0000"/>
        </w:rPr>
        <w:t>”</w:t>
      </w:r>
      <w:r>
        <w:rPr>
          <w:rFonts w:hint="eastAsia"/>
        </w:rPr>
        <w:t>。与归因维度评价类似，当具体风险指标仅属于异常或恶化类时，则仅描述风险指标现状或变动（例如归因样例-归因简报中的</w:t>
      </w:r>
      <w:r>
        <w:rPr>
          <w:rFonts w:hint="eastAsia"/>
          <w:color w:val="FF0000"/>
        </w:rPr>
        <w:t>“区域</w:t>
      </w:r>
      <w:r>
        <w:rPr>
          <w:color w:val="FF0000"/>
        </w:rPr>
        <w:t>GDP增长率处全国同级区域中下水平，在全国范围内排名22</w:t>
      </w:r>
      <w:r>
        <w:rPr>
          <w:rFonts w:hint="eastAsia"/>
          <w:color w:val="FF0000"/>
        </w:rPr>
        <w:t>”</w:t>
      </w:r>
      <w:r>
        <w:rPr>
          <w:rFonts w:hint="eastAsia"/>
        </w:rPr>
        <w:t>，此为指标现状）；但当某风险指标同时出现异常、恶化两类情况时，则需将该指标的现状与其变动描述进行拼接（例如归因样例-归因简报中的</w:t>
      </w:r>
      <w:r>
        <w:rPr>
          <w:rFonts w:hint="eastAsia"/>
          <w:color w:val="FF0000"/>
        </w:rPr>
        <w:t>“</w:t>
      </w:r>
      <w:r>
        <w:rPr>
          <w:rFonts w:hint="eastAsia" w:ascii="宋体" w:hAnsi="宋体"/>
          <w:color w:val="FF0000"/>
        </w:rPr>
        <w:t>区域一般公共预算收入增长率为-</w:t>
      </w:r>
      <w:r>
        <w:rPr>
          <w:rFonts w:ascii="宋体" w:hAnsi="宋体"/>
          <w:color w:val="FF0000"/>
        </w:rPr>
        <w:t>1%</w:t>
      </w:r>
      <w:r>
        <w:rPr>
          <w:rFonts w:hint="eastAsia" w:ascii="宋体" w:hAnsi="宋体"/>
          <w:color w:val="FF0000"/>
        </w:rPr>
        <w:t>，且发生恶化，</w:t>
      </w:r>
      <w:r>
        <w:rPr>
          <w:color w:val="FF0000"/>
        </w:rPr>
        <w:t>由去年</w:t>
      </w:r>
      <w:r>
        <w:rPr>
          <w:rFonts w:hint="eastAsia"/>
          <w:color w:val="FF0000"/>
        </w:rPr>
        <w:t>的</w:t>
      </w:r>
      <w:r>
        <w:rPr>
          <w:color w:val="FF0000"/>
        </w:rPr>
        <w:t>2%降</w:t>
      </w:r>
      <w:r>
        <w:rPr>
          <w:rFonts w:hint="eastAsia"/>
          <w:color w:val="FF0000"/>
        </w:rPr>
        <w:t>至</w:t>
      </w:r>
      <w:r>
        <w:rPr>
          <w:color w:val="FF0000"/>
        </w:rPr>
        <w:t>-1%</w:t>
      </w:r>
      <w:r>
        <w:rPr>
          <w:rFonts w:hint="eastAsia"/>
          <w:color w:val="FF0000"/>
        </w:rPr>
        <w:t>”</w:t>
      </w:r>
      <w:r>
        <w:rPr>
          <w:rFonts w:hint="eastAsia"/>
        </w:rPr>
        <w:t>），拼接时需考虑文字的通顺，去掉重复性文字（例如：“</w:t>
      </w:r>
      <w:r>
        <w:rPr>
          <w:rFonts w:hint="eastAsia" w:ascii="宋体" w:hAnsi="宋体"/>
        </w:rPr>
        <w:t>区域一般公共预算收入增长率</w:t>
      </w:r>
      <w:r>
        <w:rPr>
          <w:rFonts w:hint="eastAsia"/>
        </w:rPr>
        <w:t>”等在归因报告中重复出现的指标名称），增加连接性文字（例如：“且发生恶化，”）。</w:t>
      </w:r>
    </w:p>
    <w:p>
      <w:pPr>
        <w:ind w:left="480"/>
        <w:rPr>
          <w:b/>
        </w:rPr>
      </w:pPr>
      <w:r>
        <w:rPr>
          <w:rFonts w:hint="eastAsia"/>
          <w:b/>
        </w:rPr>
        <w:t>以上内容的生成逻辑均在归因报告部分覆盖，具体参考归因报告的（1</w:t>
      </w:r>
      <w:r>
        <w:rPr>
          <w:b/>
        </w:rPr>
        <w:t>2</w:t>
      </w:r>
      <w:r>
        <w:rPr>
          <w:rFonts w:hint="eastAsia"/>
          <w:b/>
        </w:rPr>
        <w:t>）、（2</w:t>
      </w:r>
      <w:r>
        <w:rPr>
          <w:b/>
        </w:rPr>
        <w:t>1</w:t>
      </w:r>
      <w:r>
        <w:rPr>
          <w:rFonts w:hint="eastAsia"/>
          <w:b/>
        </w:rPr>
        <w:t>）、（4</w:t>
      </w:r>
      <w:r>
        <w:rPr>
          <w:b/>
        </w:rPr>
        <w:t>6</w:t>
      </w:r>
      <w:r>
        <w:rPr>
          <w:rFonts w:hint="eastAsia"/>
          <w:b/>
        </w:rPr>
        <w:t>）部分逻辑。</w:t>
      </w:r>
    </w:p>
    <w:p>
      <w:pPr>
        <w:ind w:left="480"/>
        <w:rPr>
          <w:ins w:id="0" w:author="蔡晓旭" w:date="2022-09-26T15:27:00Z"/>
          <w:b/>
          <w:color w:val="FF0000"/>
        </w:rPr>
      </w:pPr>
      <w:r>
        <w:rPr>
          <w:rFonts w:hint="eastAsia"/>
          <w:b/>
          <w:color w:val="FF0000"/>
        </w:rPr>
        <w:t>若无异常或恶化指标，则展示为“该主体当前无显著风险点。”</w:t>
      </w:r>
    </w:p>
    <w:p>
      <w:pPr>
        <w:ind w:left="480"/>
        <w:rPr>
          <w:del w:id="1" w:author="蔡晓旭" w:date="2022-09-26T17:39:00Z"/>
          <w:rFonts w:hint="eastAsia"/>
          <w:b w:val="0"/>
          <w:color w:val="auto"/>
          <w:rPrChange w:id="2" w:author="蔡晓旭" w:date="2022-09-26T16:41:00Z">
            <w:rPr>
              <w:del w:id="3" w:author="蔡晓旭" w:date="2022-09-26T17:39:00Z"/>
              <w:rFonts w:hint="eastAsia"/>
              <w:b/>
              <w:color w:val="FF0000"/>
            </w:rPr>
          </w:rPrChange>
        </w:rPr>
      </w:pPr>
    </w:p>
    <w:p>
      <w:pPr>
        <w:pStyle w:val="3"/>
      </w:pPr>
      <w:r>
        <w:rPr>
          <w:rFonts w:hint="eastAsia"/>
        </w:rPr>
        <w:t>归因报告</w:t>
      </w:r>
    </w:p>
    <w:p>
      <w:pPr>
        <w:ind w:firstLine="480" w:firstLineChars="200"/>
        <w:rPr>
          <w:ins w:id="4" w:author="蔡晓旭" w:date="2022-09-09T09:33:00Z"/>
        </w:rPr>
      </w:pPr>
      <w:r>
        <w:rPr>
          <w:rFonts w:hint="eastAsia"/>
        </w:rPr>
        <w:t>自动化生成一段文字，对主体最新</w:t>
      </w:r>
      <w:del w:id="5" w:author="蔡晓旭" w:date="2022-09-08T15:24:00Z">
        <w:r>
          <w:rPr>
            <w:rFonts w:hint="eastAsia"/>
          </w:rPr>
          <w:delText>一次</w:delText>
        </w:r>
      </w:del>
      <w:r>
        <w:rPr>
          <w:rFonts w:hint="eastAsia"/>
        </w:rPr>
        <w:t>的预警结果进行归因简述。文字中包含一部分固定文字，以及一部分可变的空白，根据底层逻辑以及数据，自动转化、生成文字、填补空白处。</w:t>
      </w:r>
    </w:p>
    <w:p>
      <w:pPr>
        <w:ind w:firstLine="480" w:firstLineChars="200"/>
        <w:rPr>
          <w:ins w:id="6" w:author="蔡晓旭" w:date="2022-09-09T09:33:00Z"/>
        </w:rPr>
      </w:pPr>
      <w:ins w:id="7" w:author="蔡晓旭" w:date="2022-09-09T09:33:00Z">
        <w:r>
          <w:rPr>
            <w:rFonts w:hint="eastAsia"/>
          </w:rPr>
          <w:t>归因报告主要包含以下几个部分：</w:t>
        </w:r>
      </w:ins>
    </w:p>
    <w:p>
      <w:pPr>
        <w:pStyle w:val="23"/>
        <w:numPr>
          <w:ilvl w:val="0"/>
          <w:numId w:val="4"/>
        </w:numPr>
        <w:ind w:firstLine="480" w:firstLineChars="0"/>
        <w:rPr>
          <w:ins w:id="9" w:author="蔡晓旭" w:date="2022-09-09T09:33:00Z"/>
        </w:rPr>
        <w:pPrChange w:id="8" w:author="蔡晓旭" w:date="2022-09-09T09:33:00Z">
          <w:pPr>
            <w:ind w:firstLine="480" w:firstLineChars="200"/>
          </w:pPr>
        </w:pPrChange>
      </w:pPr>
      <w:ins w:id="10" w:author="蔡晓旭" w:date="2022-09-09T09:33:00Z">
        <w:r>
          <w:rPr>
            <w:rFonts w:hint="eastAsia"/>
          </w:rPr>
          <w:t>当前等级：段落1</w:t>
        </w:r>
      </w:ins>
    </w:p>
    <w:p>
      <w:pPr>
        <w:pStyle w:val="23"/>
        <w:numPr>
          <w:ilvl w:val="0"/>
          <w:numId w:val="4"/>
        </w:numPr>
        <w:ind w:firstLine="480" w:firstLineChars="0"/>
        <w:rPr>
          <w:ins w:id="12" w:author="蔡晓旭" w:date="2022-09-09T09:34:00Z"/>
        </w:rPr>
        <w:pPrChange w:id="11" w:author="蔡晓旭" w:date="2022-09-09T09:33:00Z">
          <w:pPr>
            <w:ind w:firstLine="480" w:firstLineChars="200"/>
          </w:pPr>
        </w:pPrChange>
      </w:pPr>
      <w:ins w:id="13" w:author="蔡晓旭" w:date="2022-09-09T09:33:00Z">
        <w:r>
          <w:rPr>
            <w:rFonts w:hint="eastAsia"/>
          </w:rPr>
          <w:t>当前等级归因：段落2</w:t>
        </w:r>
      </w:ins>
      <w:ins w:id="14" w:author="蔡晓旭" w:date="2022-09-09T09:34:00Z">
        <w:r>
          <w:rPr>
            <w:rFonts w:hint="eastAsia"/>
          </w:rPr>
          <w:t>-</w:t>
        </w:r>
      </w:ins>
      <w:ins w:id="15" w:author="蔡晓旭" w:date="2022-09-09T09:34:00Z">
        <w:r>
          <w:rPr/>
          <w:t>5</w:t>
        </w:r>
      </w:ins>
      <w:ins w:id="16" w:author="蔡晓旭" w:date="2022-09-09T09:34:00Z">
        <w:r>
          <w:rPr>
            <w:rFonts w:hint="eastAsia"/>
          </w:rPr>
          <w:t>，实际段落数量可能会少于4段</w:t>
        </w:r>
      </w:ins>
    </w:p>
    <w:p>
      <w:pPr>
        <w:pStyle w:val="23"/>
        <w:numPr>
          <w:ilvl w:val="0"/>
          <w:numId w:val="4"/>
        </w:numPr>
        <w:ind w:firstLine="480" w:firstLineChars="0"/>
        <w:rPr>
          <w:ins w:id="18" w:author="蔡晓旭" w:date="2022-09-09T09:34:00Z"/>
        </w:rPr>
        <w:pPrChange w:id="17" w:author="蔡晓旭" w:date="2022-09-09T09:33:00Z">
          <w:pPr>
            <w:ind w:firstLine="480" w:firstLineChars="200"/>
          </w:pPr>
        </w:pPrChange>
      </w:pPr>
      <w:ins w:id="19" w:author="蔡晓旭" w:date="2022-09-09T09:34:00Z">
        <w:r>
          <w:rPr>
            <w:rFonts w:hint="eastAsia"/>
          </w:rPr>
          <w:t>同类风险企业：段落6</w:t>
        </w:r>
      </w:ins>
      <w:ins w:id="20" w:author="蔡晓旭" w:date="2022-09-09T09:35:00Z">
        <w:r>
          <w:rPr>
            <w:rFonts w:hint="eastAsia"/>
          </w:rPr>
          <w:t>，可能不展示</w:t>
        </w:r>
      </w:ins>
    </w:p>
    <w:p>
      <w:pPr>
        <w:pStyle w:val="23"/>
        <w:numPr>
          <w:ilvl w:val="0"/>
          <w:numId w:val="4"/>
        </w:numPr>
        <w:ind w:firstLine="480" w:firstLineChars="0"/>
        <w:rPr>
          <w:ins w:id="22" w:author="蔡晓旭" w:date="2022-09-09T09:35:00Z"/>
        </w:rPr>
        <w:pPrChange w:id="21" w:author="蔡晓旭" w:date="2022-09-09T09:33:00Z">
          <w:pPr>
            <w:ind w:firstLine="480" w:firstLineChars="200"/>
          </w:pPr>
        </w:pPrChange>
      </w:pPr>
      <w:ins w:id="23" w:author="蔡晓旭" w:date="2022-09-09T09:35:00Z">
        <w:r>
          <w:rPr>
            <w:rFonts w:hint="eastAsia"/>
          </w:rPr>
          <w:t>归因变动：段落7，可能不展示</w:t>
        </w:r>
      </w:ins>
    </w:p>
    <w:p>
      <w:pPr>
        <w:pStyle w:val="23"/>
        <w:numPr>
          <w:ilvl w:val="0"/>
          <w:numId w:val="4"/>
        </w:numPr>
        <w:ind w:firstLine="480" w:firstLineChars="0"/>
        <w:pPrChange w:id="24" w:author="蔡晓旭" w:date="2022-09-09T09:33:00Z">
          <w:pPr>
            <w:ind w:firstLine="480" w:firstLineChars="200"/>
          </w:pPr>
        </w:pPrChange>
      </w:pPr>
      <w:ins w:id="25" w:author="蔡晓旭" w:date="2022-09-09T09:35:00Z">
        <w:r>
          <w:rPr>
            <w:rFonts w:hint="eastAsia"/>
          </w:rPr>
          <w:t>建议关注风险：段落8</w:t>
        </w:r>
      </w:ins>
    </w:p>
    <w:p>
      <w:pPr>
        <w:ind w:firstLine="482" w:firstLineChars="200"/>
      </w:pPr>
      <w:r>
        <w:rPr>
          <w:rFonts w:hint="eastAsia"/>
          <w:b/>
        </w:rPr>
        <w:t>以样例中的归因报告，示意文字中的固定及可变部分（可变部分标黄）</w:t>
      </w:r>
      <w:r>
        <w:rPr>
          <w:rFonts w:hint="eastAsia"/>
        </w:rPr>
        <w:t>：</w:t>
      </w:r>
    </w:p>
    <w:p>
      <w:pPr>
        <w:ind w:firstLine="480" w:firstLineChars="200"/>
      </w:pPr>
      <w:r>
        <w:t>“</w:t>
      </w:r>
      <w:r>
        <w:rPr>
          <w:rFonts w:hint="eastAsia"/>
        </w:rPr>
        <w:t>该主体预测风险水平处于</w:t>
      </w:r>
      <w:r>
        <w:rPr>
          <w:rFonts w:hint="eastAsia"/>
          <w:highlight w:val="yellow"/>
          <w:u w:val="single"/>
        </w:rPr>
        <w:t>城投平台</w:t>
      </w:r>
      <w:r>
        <w:rPr>
          <w:rFonts w:hint="eastAsia"/>
        </w:rPr>
        <w:t>（1）中</w:t>
      </w:r>
      <w:r>
        <w:rPr>
          <w:rFonts w:hint="eastAsia"/>
          <w:highlight w:val="yellow"/>
          <w:u w:val="single"/>
        </w:rPr>
        <w:t>前</w:t>
      </w:r>
      <w:r>
        <w:rPr>
          <w:highlight w:val="yellow"/>
          <w:u w:val="single"/>
        </w:rPr>
        <w:t>40%</w:t>
      </w:r>
      <w:r>
        <w:rPr>
          <w:rFonts w:hint="eastAsia"/>
        </w:rPr>
        <w:t>（2）</w:t>
      </w:r>
      <w:r>
        <w:t>，属</w:t>
      </w:r>
      <w:r>
        <w:rPr>
          <w:rFonts w:hint="eastAsia"/>
          <w:b/>
          <w:highlight w:val="yellow"/>
          <w:u w:val="single"/>
        </w:rPr>
        <w:t>黄色</w:t>
      </w:r>
      <w:r>
        <w:rPr>
          <w:rFonts w:hint="eastAsia"/>
        </w:rPr>
        <w:t>（3）</w:t>
      </w:r>
      <w:r>
        <w:rPr>
          <w:b/>
        </w:rPr>
        <w:t>预警等级</w:t>
      </w:r>
      <w:r>
        <w:t>。</w:t>
      </w:r>
    </w:p>
    <w:p>
      <w:pPr>
        <w:ind w:firstLine="480" w:firstLineChars="200"/>
        <w:jc w:val="left"/>
      </w:pPr>
      <w:r>
        <w:t>在各风险维度中，</w:t>
      </w:r>
      <w:r>
        <w:rPr>
          <w:rFonts w:hint="eastAsia"/>
        </w:rPr>
        <w:t>最主要的是</w:t>
      </w:r>
      <w:r>
        <w:rPr>
          <w:rFonts w:hint="eastAsia"/>
          <w:b/>
          <w:highlight w:val="yellow"/>
          <w:u w:val="single"/>
        </w:rPr>
        <w:t>经营</w:t>
      </w:r>
      <w:r>
        <w:rPr>
          <w:rFonts w:hint="eastAsia"/>
        </w:rPr>
        <w:t>（4）</w:t>
      </w:r>
      <w:r>
        <w:rPr>
          <w:rFonts w:hint="eastAsia"/>
          <w:b/>
        </w:rPr>
        <w:t>维度（贡献度占比</w:t>
      </w:r>
      <w:r>
        <w:rPr>
          <w:b/>
          <w:highlight w:val="yellow"/>
          <w:u w:val="single"/>
        </w:rPr>
        <w:t>60%</w:t>
      </w:r>
      <w:r>
        <w:rPr>
          <w:rFonts w:hint="eastAsia"/>
          <w:color w:val="FF0000"/>
        </w:rPr>
        <w:t>（</w:t>
      </w:r>
      <w:r>
        <w:rPr>
          <w:color w:val="FF0000"/>
        </w:rPr>
        <w:t>5</w:t>
      </w:r>
      <w:r>
        <w:rPr>
          <w:rFonts w:hint="eastAsia"/>
          <w:color w:val="FF0000"/>
        </w:rPr>
        <w:t>）</w:t>
      </w:r>
      <w:r>
        <w:rPr>
          <w:b/>
        </w:rPr>
        <w:t>）</w:t>
      </w:r>
      <w:r>
        <w:t>，该维度</w:t>
      </w:r>
      <w:ins w:id="26" w:author="蔡晓旭" w:date="2022-07-18T17:26:00Z">
        <w:r>
          <w:rPr>
            <w:rFonts w:hint="eastAsia"/>
          </w:rPr>
          <w:t>当前</w:t>
        </w:r>
      </w:ins>
      <w:del w:id="27" w:author="蔡晓旭" w:date="2022-07-18T17:26:00Z">
        <w:r>
          <w:rPr/>
          <w:delText>风险水平</w:delText>
        </w:r>
      </w:del>
      <w:r>
        <w:t>处于</w:t>
      </w:r>
      <w:del w:id="28" w:author="蔡晓旭" w:date="2022-07-18T17:26:00Z">
        <w:r>
          <w:rPr>
            <w:highlight w:val="yellow"/>
            <w:u w:val="single"/>
          </w:rPr>
          <w:delText>前60%</w:delText>
        </w:r>
      </w:del>
      <w:del w:id="29" w:author="蔡晓旭" w:date="2022-07-18T17:26:00Z">
        <w:r>
          <w:rPr>
            <w:rFonts w:hint="eastAsia"/>
            <w:color w:val="FF0000"/>
          </w:rPr>
          <w:delText>（6）</w:delText>
        </w:r>
      </w:del>
      <w:del w:id="30" w:author="蔡晓旭" w:date="2022-07-18T17:26:00Z">
        <w:r>
          <w:rPr/>
          <w:delText>，为</w:delText>
        </w:r>
      </w:del>
      <w:r>
        <w:rPr>
          <w:rFonts w:hint="eastAsia"/>
          <w:highlight w:val="yellow"/>
          <w:u w:val="single"/>
        </w:rPr>
        <w:t>中</w:t>
      </w:r>
      <w:r>
        <w:rPr>
          <w:rFonts w:hint="eastAsia"/>
        </w:rPr>
        <w:t>（</w:t>
      </w:r>
      <w:r>
        <w:t>7</w:t>
      </w:r>
      <w:r>
        <w:rPr>
          <w:rFonts w:hint="eastAsia"/>
        </w:rPr>
        <w:t>）</w:t>
      </w:r>
      <w:r>
        <w:t>风险等级，</w:t>
      </w:r>
      <w:r>
        <w:rPr>
          <w:highlight w:val="yellow"/>
          <w:u w:val="single"/>
        </w:rPr>
        <w:t>经营</w:t>
      </w:r>
      <w:r>
        <w:rPr>
          <w:rFonts w:hint="eastAsia"/>
        </w:rPr>
        <w:t>（8）</w:t>
      </w:r>
      <w:r>
        <w:t>维度纳入的</w:t>
      </w:r>
      <w:r>
        <w:rPr>
          <w:highlight w:val="yellow"/>
          <w:u w:val="single"/>
        </w:rPr>
        <w:t>21</w:t>
      </w:r>
      <w:r>
        <w:rPr>
          <w:rFonts w:hint="eastAsia"/>
          <w:color w:val="FF0000"/>
        </w:rPr>
        <w:t>（</w:t>
      </w:r>
      <w:r>
        <w:rPr>
          <w:color w:val="FF0000"/>
        </w:rPr>
        <w:t>9</w:t>
      </w:r>
      <w:r>
        <w:rPr>
          <w:rFonts w:hint="eastAsia"/>
          <w:color w:val="FF0000"/>
        </w:rPr>
        <w:t>）</w:t>
      </w:r>
      <w:r>
        <w:t>个指标中，</w:t>
      </w:r>
      <w:r>
        <w:rPr>
          <w:highlight w:val="yellow"/>
          <w:u w:val="single"/>
        </w:rPr>
        <w:t>3</w:t>
      </w:r>
      <w:r>
        <w:rPr>
          <w:rFonts w:hint="eastAsia"/>
          <w:color w:val="FF0000"/>
        </w:rPr>
        <w:t>（1</w:t>
      </w:r>
      <w:r>
        <w:rPr>
          <w:color w:val="FF0000"/>
        </w:rPr>
        <w:t>0</w:t>
      </w:r>
      <w:r>
        <w:rPr>
          <w:rFonts w:hint="eastAsia"/>
          <w:color w:val="FF0000"/>
        </w:rPr>
        <w:t>）</w:t>
      </w:r>
      <w:r>
        <w:t>个指标表现异常，异常指标对主体总体风险贡献度为</w:t>
      </w:r>
      <w:r>
        <w:rPr>
          <w:rFonts w:hint="eastAsia"/>
          <w:highlight w:val="yellow"/>
          <w:u w:val="single"/>
        </w:rPr>
        <w:t>3</w:t>
      </w:r>
      <w:r>
        <w:rPr>
          <w:highlight w:val="yellow"/>
          <w:u w:val="single"/>
        </w:rPr>
        <w:t>5%</w:t>
      </w:r>
      <w:r>
        <w:rPr>
          <w:rFonts w:hint="eastAsia"/>
          <w:color w:val="FF0000"/>
        </w:rPr>
        <w:t>（1</w:t>
      </w:r>
      <w:r>
        <w:rPr>
          <w:color w:val="FF0000"/>
        </w:rPr>
        <w:t>1</w:t>
      </w:r>
      <w:r>
        <w:rPr>
          <w:rFonts w:hint="eastAsia"/>
          <w:color w:val="FF0000"/>
        </w:rPr>
        <w:t>）</w:t>
      </w:r>
      <w:r>
        <w:t>，主要</w:t>
      </w:r>
      <w:r>
        <w:rPr>
          <w:rFonts w:hint="eastAsia"/>
        </w:rPr>
        <w:t>包括</w:t>
      </w:r>
      <w:r>
        <w:rPr>
          <w:rFonts w:hint="eastAsia"/>
          <w:highlight w:val="yellow"/>
          <w:u w:val="single"/>
        </w:rPr>
        <w:t>区域</w:t>
      </w:r>
      <w:r>
        <w:rPr>
          <w:highlight w:val="yellow"/>
          <w:u w:val="single"/>
        </w:rPr>
        <w:t>财政</w:t>
      </w:r>
      <w:r>
        <w:rPr>
          <w:rFonts w:hint="eastAsia"/>
          <w:highlight w:val="yellow"/>
          <w:u w:val="single"/>
        </w:rPr>
        <w:t>异常</w:t>
      </w:r>
      <w:r>
        <w:rPr>
          <w:rFonts w:hint="eastAsia"/>
          <w:u w:val="single"/>
        </w:rPr>
        <w:t>：</w:t>
      </w:r>
      <w:r>
        <w:rPr>
          <w:rFonts w:hint="eastAsia" w:ascii="宋体" w:hAnsi="宋体"/>
          <w:highlight w:val="yellow"/>
          <w:u w:val="single"/>
        </w:rPr>
        <w:t>区域一般公共预算收入增长率为-</w:t>
      </w:r>
      <w:r>
        <w:rPr>
          <w:rFonts w:ascii="宋体" w:hAnsi="宋体"/>
          <w:highlight w:val="yellow"/>
          <w:u w:val="single"/>
        </w:rPr>
        <w:t>1%</w:t>
      </w:r>
      <w:r>
        <w:rPr>
          <w:rFonts w:hint="eastAsia"/>
          <w:u w:val="single"/>
        </w:rPr>
        <w:t>；</w:t>
      </w:r>
      <w:r>
        <w:rPr>
          <w:rFonts w:hint="eastAsia"/>
          <w:highlight w:val="yellow"/>
          <w:u w:val="single"/>
        </w:rPr>
        <w:t>区域债务异常</w:t>
      </w:r>
      <w:r>
        <w:rPr>
          <w:rFonts w:hint="eastAsia"/>
          <w:u w:val="single"/>
        </w:rPr>
        <w:t>：</w:t>
      </w:r>
      <w:r>
        <w:rPr>
          <w:rFonts w:hint="eastAsia"/>
          <w:highlight w:val="yellow"/>
          <w:u w:val="single"/>
        </w:rPr>
        <w:t>地方政府平台债务率高达3</w:t>
      </w:r>
      <w:r>
        <w:rPr>
          <w:highlight w:val="yellow"/>
          <w:u w:val="single"/>
        </w:rPr>
        <w:t>06%</w:t>
      </w:r>
      <w:r>
        <w:rPr>
          <w:rFonts w:hint="eastAsia"/>
          <w:u w:val="single"/>
        </w:rPr>
        <w:t>；</w:t>
      </w:r>
      <w:r>
        <w:rPr>
          <w:rFonts w:hint="eastAsia"/>
          <w:highlight w:val="yellow"/>
          <w:u w:val="single"/>
        </w:rPr>
        <w:t>区域经济异常</w:t>
      </w:r>
      <w:r>
        <w:rPr>
          <w:rFonts w:hint="eastAsia"/>
          <w:u w:val="single"/>
        </w:rPr>
        <w:t>：</w:t>
      </w:r>
      <w:r>
        <w:rPr>
          <w:rFonts w:hint="eastAsia"/>
          <w:highlight w:val="yellow"/>
          <w:u w:val="single"/>
        </w:rPr>
        <w:t>区域G</w:t>
      </w:r>
      <w:r>
        <w:rPr>
          <w:highlight w:val="yellow"/>
          <w:u w:val="single"/>
        </w:rPr>
        <w:t>DP</w:t>
      </w:r>
      <w:r>
        <w:rPr>
          <w:rFonts w:hint="eastAsia"/>
          <w:highlight w:val="yellow"/>
          <w:u w:val="single"/>
        </w:rPr>
        <w:t>增长率处全国同级区域中下水平，在全国范围内排名2</w:t>
      </w:r>
      <w:r>
        <w:rPr>
          <w:highlight w:val="yellow"/>
          <w:u w:val="single"/>
        </w:rPr>
        <w:t>2</w:t>
      </w:r>
      <w:r>
        <w:rPr>
          <w:rFonts w:hint="eastAsia"/>
        </w:rPr>
        <w:t>（1</w:t>
      </w:r>
      <w:r>
        <w:t>2</w:t>
      </w:r>
      <w:r>
        <w:rPr>
          <w:rFonts w:hint="eastAsia"/>
        </w:rPr>
        <w:t>）</w:t>
      </w:r>
      <w:r>
        <w:t>。</w:t>
      </w:r>
    </w:p>
    <w:p>
      <w:pPr>
        <w:ind w:firstLine="480" w:firstLineChars="200"/>
      </w:pPr>
      <w:r>
        <w:t>其次为</w:t>
      </w:r>
      <w:r>
        <w:rPr>
          <w:b/>
          <w:highlight w:val="yellow"/>
          <w:u w:val="single"/>
        </w:rPr>
        <w:t>财务</w:t>
      </w:r>
      <w:r>
        <w:rPr>
          <w:rFonts w:hint="eastAsia"/>
        </w:rPr>
        <w:t>（1</w:t>
      </w:r>
      <w:r>
        <w:t>3</w:t>
      </w:r>
      <w:r>
        <w:rPr>
          <w:rFonts w:hint="eastAsia"/>
        </w:rPr>
        <w:t>）</w:t>
      </w:r>
      <w:r>
        <w:rPr>
          <w:b/>
        </w:rPr>
        <w:t>维度（贡献度占比</w:t>
      </w:r>
      <w:r>
        <w:rPr>
          <w:rFonts w:hint="eastAsia"/>
          <w:b/>
          <w:highlight w:val="yellow"/>
          <w:u w:val="single"/>
        </w:rPr>
        <w:t>2</w:t>
      </w:r>
      <w:r>
        <w:rPr>
          <w:b/>
          <w:highlight w:val="yellow"/>
          <w:u w:val="single"/>
        </w:rPr>
        <w:t>0%</w:t>
      </w:r>
      <w:r>
        <w:rPr>
          <w:rFonts w:hint="eastAsia"/>
          <w:color w:val="FF0000"/>
        </w:rPr>
        <w:t>（1</w:t>
      </w:r>
      <w:r>
        <w:rPr>
          <w:color w:val="FF0000"/>
        </w:rPr>
        <w:t>4</w:t>
      </w:r>
      <w:r>
        <w:rPr>
          <w:rFonts w:hint="eastAsia"/>
          <w:color w:val="FF0000"/>
        </w:rPr>
        <w:t>）</w:t>
      </w:r>
      <w:r>
        <w:rPr>
          <w:b/>
        </w:rPr>
        <w:t>）</w:t>
      </w:r>
      <w:r>
        <w:t>，该维度</w:t>
      </w:r>
      <w:ins w:id="31" w:author="蔡晓旭" w:date="2022-07-18T17:26:00Z">
        <w:r>
          <w:rPr>
            <w:rFonts w:hint="eastAsia"/>
          </w:rPr>
          <w:t>当前</w:t>
        </w:r>
      </w:ins>
      <w:del w:id="32" w:author="蔡晓旭" w:date="2022-07-18T17:26:00Z">
        <w:r>
          <w:rPr/>
          <w:delText>风险水平</w:delText>
        </w:r>
      </w:del>
      <w:r>
        <w:t>处于</w:t>
      </w:r>
      <w:del w:id="33" w:author="蔡晓旭" w:date="2022-07-18T17:27:00Z">
        <w:r>
          <w:rPr>
            <w:highlight w:val="yellow"/>
            <w:u w:val="single"/>
          </w:rPr>
          <w:delText>前60%</w:delText>
        </w:r>
      </w:del>
      <w:del w:id="34" w:author="蔡晓旭" w:date="2022-07-18T17:27:00Z">
        <w:r>
          <w:rPr>
            <w:rFonts w:hint="eastAsia"/>
            <w:color w:val="FF0000"/>
          </w:rPr>
          <w:delText>（1</w:delText>
        </w:r>
      </w:del>
      <w:del w:id="35" w:author="蔡晓旭" w:date="2022-07-18T17:27:00Z">
        <w:r>
          <w:rPr>
            <w:color w:val="FF0000"/>
          </w:rPr>
          <w:delText>5</w:delText>
        </w:r>
      </w:del>
      <w:del w:id="36" w:author="蔡晓旭" w:date="2022-07-18T17:27:00Z">
        <w:r>
          <w:rPr>
            <w:rFonts w:hint="eastAsia"/>
            <w:color w:val="FF0000"/>
          </w:rPr>
          <w:delText>）</w:delText>
        </w:r>
      </w:del>
      <w:del w:id="37" w:author="蔡晓旭" w:date="2022-07-18T17:27:00Z">
        <w:r>
          <w:rPr/>
          <w:delText>，为</w:delText>
        </w:r>
      </w:del>
      <w:r>
        <w:rPr>
          <w:highlight w:val="yellow"/>
          <w:u w:val="single"/>
        </w:rPr>
        <w:t>中</w:t>
      </w:r>
      <w:r>
        <w:rPr>
          <w:rFonts w:hint="eastAsia"/>
        </w:rPr>
        <w:t>（1</w:t>
      </w:r>
      <w:r>
        <w:t>6</w:t>
      </w:r>
      <w:r>
        <w:rPr>
          <w:rFonts w:hint="eastAsia"/>
        </w:rPr>
        <w:t>）</w:t>
      </w:r>
      <w:r>
        <w:t>风险等级，</w:t>
      </w:r>
      <w:r>
        <w:rPr>
          <w:highlight w:val="yellow"/>
          <w:u w:val="single"/>
        </w:rPr>
        <w:t>财务</w:t>
      </w:r>
      <w:r>
        <w:rPr>
          <w:rFonts w:hint="eastAsia"/>
        </w:rPr>
        <w:t>（1</w:t>
      </w:r>
      <w:r>
        <w:t>7</w:t>
      </w:r>
      <w:r>
        <w:rPr>
          <w:rFonts w:hint="eastAsia"/>
        </w:rPr>
        <w:t>）</w:t>
      </w:r>
      <w:r>
        <w:t>维度纳入的</w:t>
      </w:r>
      <w:r>
        <w:rPr>
          <w:highlight w:val="yellow"/>
          <w:u w:val="single"/>
        </w:rPr>
        <w:t>56</w:t>
      </w:r>
      <w:r>
        <w:rPr>
          <w:rFonts w:hint="eastAsia"/>
          <w:color w:val="FF0000"/>
        </w:rPr>
        <w:t>（1</w:t>
      </w:r>
      <w:r>
        <w:rPr>
          <w:color w:val="FF0000"/>
        </w:rPr>
        <w:t>8</w:t>
      </w:r>
      <w:r>
        <w:rPr>
          <w:rFonts w:hint="eastAsia"/>
          <w:color w:val="FF0000"/>
        </w:rPr>
        <w:t>）</w:t>
      </w:r>
      <w:r>
        <w:t>个指标中，</w:t>
      </w:r>
      <w:r>
        <w:rPr>
          <w:highlight w:val="yellow"/>
          <w:u w:val="single"/>
        </w:rPr>
        <w:t>1</w:t>
      </w:r>
      <w:r>
        <w:rPr>
          <w:rFonts w:hint="eastAsia"/>
          <w:color w:val="FF0000"/>
        </w:rPr>
        <w:t>（1</w:t>
      </w:r>
      <w:r>
        <w:rPr>
          <w:color w:val="FF0000"/>
        </w:rPr>
        <w:t>9</w:t>
      </w:r>
      <w:r>
        <w:rPr>
          <w:rFonts w:hint="eastAsia"/>
          <w:color w:val="FF0000"/>
        </w:rPr>
        <w:t>）</w:t>
      </w:r>
      <w:r>
        <w:t>个指标表现异常，异常指标对主体总体风险贡献度为</w:t>
      </w:r>
      <w:r>
        <w:rPr>
          <w:highlight w:val="yellow"/>
        </w:rPr>
        <w:t>4%</w:t>
      </w:r>
      <w:r>
        <w:rPr>
          <w:rFonts w:hint="eastAsia"/>
          <w:color w:val="FF0000"/>
        </w:rPr>
        <w:t>（</w:t>
      </w:r>
      <w:r>
        <w:rPr>
          <w:color w:val="FF0000"/>
        </w:rPr>
        <w:t>20</w:t>
      </w:r>
      <w:r>
        <w:rPr>
          <w:rFonts w:hint="eastAsia"/>
          <w:color w:val="FF0000"/>
        </w:rPr>
        <w:t>）</w:t>
      </w:r>
      <w:r>
        <w:t>，主要</w:t>
      </w:r>
      <w:r>
        <w:rPr>
          <w:rFonts w:hint="eastAsia"/>
        </w:rPr>
        <w:t>包括</w:t>
      </w:r>
      <w:r>
        <w:rPr>
          <w:rFonts w:hint="eastAsia"/>
          <w:highlight w:val="yellow"/>
          <w:u w:val="single"/>
        </w:rPr>
        <w:t>偿债能力异常</w:t>
      </w:r>
      <w:r>
        <w:rPr>
          <w:highlight w:val="yellow"/>
          <w:u w:val="single"/>
        </w:rPr>
        <w:t>：</w:t>
      </w:r>
      <w:r>
        <w:rPr>
          <w:rFonts w:hint="eastAsia"/>
          <w:highlight w:val="yellow"/>
          <w:u w:val="single"/>
        </w:rPr>
        <w:t>短期债务利息支出覆盖率同比下降4</w:t>
      </w:r>
      <w:r>
        <w:rPr>
          <w:highlight w:val="yellow"/>
          <w:u w:val="single"/>
        </w:rPr>
        <w:t>5.76%</w:t>
      </w:r>
      <w:r>
        <w:rPr>
          <w:rFonts w:hint="eastAsia"/>
          <w:highlight w:val="yellow"/>
          <w:u w:val="single"/>
        </w:rPr>
        <w:t>，由去年同期</w:t>
      </w:r>
      <w:r>
        <w:rPr>
          <w:highlight w:val="yellow"/>
          <w:u w:val="single"/>
        </w:rPr>
        <w:t>59%降</w:t>
      </w:r>
      <w:r>
        <w:rPr>
          <w:rFonts w:hint="eastAsia"/>
          <w:highlight w:val="yellow"/>
          <w:u w:val="single"/>
        </w:rPr>
        <w:t>至</w:t>
      </w:r>
      <w:r>
        <w:rPr>
          <w:highlight w:val="yellow"/>
          <w:u w:val="single"/>
        </w:rPr>
        <w:t>33</w:t>
      </w:r>
      <w:r>
        <w:rPr>
          <w:highlight w:val="yellow"/>
        </w:rPr>
        <w:t>%</w:t>
      </w:r>
      <w:r>
        <w:rPr>
          <w:rFonts w:hint="eastAsia"/>
        </w:rPr>
        <w:t>（</w:t>
      </w:r>
      <w:r>
        <w:t>21</w:t>
      </w:r>
      <w:r>
        <w:rPr>
          <w:rFonts w:hint="eastAsia"/>
        </w:rPr>
        <w:t>）。</w:t>
      </w:r>
    </w:p>
    <w:p>
      <w:pPr>
        <w:ind w:firstLine="480" w:firstLineChars="200"/>
      </w:pPr>
      <w:r>
        <w:rPr>
          <w:rFonts w:hint="eastAsia"/>
        </w:rPr>
        <w:t>第三</w:t>
      </w:r>
      <w:r>
        <w:t>为</w:t>
      </w:r>
      <w:r>
        <w:rPr>
          <w:rFonts w:hint="eastAsia"/>
          <w:b/>
          <w:highlight w:val="yellow"/>
          <w:u w:val="single"/>
        </w:rPr>
        <w:t>市场</w:t>
      </w:r>
      <w:r>
        <w:rPr>
          <w:rFonts w:hint="eastAsia"/>
        </w:rPr>
        <w:t>（</w:t>
      </w:r>
      <w:r>
        <w:t>22</w:t>
      </w:r>
      <w:r>
        <w:rPr>
          <w:rFonts w:hint="eastAsia"/>
        </w:rPr>
        <w:t>）</w:t>
      </w:r>
      <w:r>
        <w:rPr>
          <w:rFonts w:hint="eastAsia"/>
          <w:b/>
        </w:rPr>
        <w:t>维度（贡献度占比</w:t>
      </w:r>
      <w:r>
        <w:rPr>
          <w:b/>
          <w:highlight w:val="yellow"/>
          <w:u w:val="single"/>
        </w:rPr>
        <w:t>14%</w:t>
      </w:r>
      <w:r>
        <w:rPr>
          <w:rFonts w:hint="eastAsia"/>
        </w:rPr>
        <w:t>（</w:t>
      </w:r>
      <w:r>
        <w:t>23</w:t>
      </w:r>
      <w:r>
        <w:rPr>
          <w:rFonts w:hint="eastAsia"/>
        </w:rPr>
        <w:t>）</w:t>
      </w:r>
      <w:r>
        <w:rPr>
          <w:b/>
        </w:rPr>
        <w:t>）</w:t>
      </w:r>
      <w:r>
        <w:rPr>
          <w:rFonts w:hint="eastAsia"/>
        </w:rPr>
        <w:t>，该维度</w:t>
      </w:r>
      <w:ins w:id="38" w:author="蔡晓旭" w:date="2022-07-18T17:32:00Z">
        <w:r>
          <w:rPr>
            <w:rFonts w:hint="eastAsia"/>
          </w:rPr>
          <w:t>当前处于</w:t>
        </w:r>
      </w:ins>
      <w:del w:id="39" w:author="蔡晓旭" w:date="2022-07-18T17:31:00Z">
        <w:r>
          <w:rPr>
            <w:rFonts w:hint="eastAsia"/>
          </w:rPr>
          <w:delText>风险水平处</w:delText>
        </w:r>
      </w:del>
      <w:del w:id="40" w:author="蔡晓旭" w:date="2022-07-18T17:31:00Z">
        <w:r>
          <w:rPr/>
          <w:delText>于</w:delText>
        </w:r>
      </w:del>
      <w:del w:id="41" w:author="蔡晓旭" w:date="2022-07-18T17:31:00Z">
        <w:r>
          <w:rPr>
            <w:highlight w:val="yellow"/>
            <w:u w:val="single"/>
          </w:rPr>
          <w:delText>后10%</w:delText>
        </w:r>
      </w:del>
      <w:del w:id="42" w:author="蔡晓旭" w:date="2022-07-18T17:31:00Z">
        <w:r>
          <w:rPr>
            <w:rFonts w:hint="eastAsia"/>
          </w:rPr>
          <w:delText>（</w:delText>
        </w:r>
      </w:del>
      <w:del w:id="43" w:author="蔡晓旭" w:date="2022-07-18T17:31:00Z">
        <w:r>
          <w:rPr/>
          <w:delText>24</w:delText>
        </w:r>
      </w:del>
      <w:del w:id="44" w:author="蔡晓旭" w:date="2022-07-18T17:31:00Z">
        <w:r>
          <w:rPr>
            <w:rFonts w:hint="eastAsia"/>
          </w:rPr>
          <w:delText>）</w:delText>
        </w:r>
      </w:del>
      <w:del w:id="45" w:author="蔡晓旭" w:date="2022-07-18T17:31:00Z">
        <w:r>
          <w:rPr/>
          <w:delText>，为</w:delText>
        </w:r>
      </w:del>
      <w:r>
        <w:rPr>
          <w:highlight w:val="yellow"/>
          <w:u w:val="single"/>
        </w:rPr>
        <w:t>低</w:t>
      </w:r>
      <w:r>
        <w:rPr>
          <w:rFonts w:hint="eastAsia"/>
        </w:rPr>
        <w:t>（</w:t>
      </w:r>
      <w:r>
        <w:t>25</w:t>
      </w:r>
      <w:r>
        <w:rPr>
          <w:rFonts w:hint="eastAsia"/>
        </w:rPr>
        <w:t>）</w:t>
      </w:r>
      <w:r>
        <w:t>风险等级，</w:t>
      </w:r>
      <w:r>
        <w:rPr>
          <w:highlight w:val="yellow"/>
          <w:u w:val="single"/>
        </w:rPr>
        <w:t>无显著异常指标</w:t>
      </w:r>
      <w:r>
        <w:rPr>
          <w:rFonts w:hint="eastAsia"/>
          <w:highlight w:val="yellow"/>
          <w:u w:val="single"/>
        </w:rPr>
        <w:t>及事件</w:t>
      </w:r>
      <w:r>
        <w:rPr>
          <w:rFonts w:hint="eastAsia"/>
        </w:rPr>
        <w:t>（</w:t>
      </w:r>
      <w:r>
        <w:t>26</w:t>
      </w:r>
      <w:r>
        <w:rPr>
          <w:rFonts w:hint="eastAsia"/>
        </w:rPr>
        <w:t>）</w:t>
      </w:r>
      <w:r>
        <w:t>。</w:t>
      </w:r>
    </w:p>
    <w:p>
      <w:pPr>
        <w:ind w:firstLine="480" w:firstLineChars="200"/>
      </w:pPr>
      <w:r>
        <w:rPr>
          <w:rFonts w:hint="eastAsia"/>
        </w:rPr>
        <w:t>最后为</w:t>
      </w:r>
      <w:r>
        <w:rPr>
          <w:rFonts w:hint="eastAsia"/>
          <w:b/>
          <w:highlight w:val="yellow"/>
          <w:u w:val="single"/>
        </w:rPr>
        <w:t>舆情</w:t>
      </w:r>
      <w:r>
        <w:rPr>
          <w:rFonts w:hint="eastAsia"/>
        </w:rPr>
        <w:t>（</w:t>
      </w:r>
      <w:r>
        <w:t>27</w:t>
      </w:r>
      <w:r>
        <w:rPr>
          <w:rFonts w:hint="eastAsia"/>
        </w:rPr>
        <w:t>）</w:t>
      </w:r>
      <w:r>
        <w:rPr>
          <w:rFonts w:hint="eastAsia"/>
          <w:b/>
        </w:rPr>
        <w:t>维度（贡献度占比</w:t>
      </w:r>
      <w:r>
        <w:rPr>
          <w:rFonts w:hint="eastAsia"/>
          <w:b/>
          <w:highlight w:val="yellow"/>
          <w:u w:val="single"/>
        </w:rPr>
        <w:t>6</w:t>
      </w:r>
      <w:r>
        <w:rPr>
          <w:b/>
          <w:highlight w:val="yellow"/>
          <w:u w:val="single"/>
        </w:rPr>
        <w:t>%</w:t>
      </w:r>
      <w:r>
        <w:rPr>
          <w:rFonts w:hint="eastAsia"/>
        </w:rPr>
        <w:t>（</w:t>
      </w:r>
      <w:r>
        <w:t>28</w:t>
      </w:r>
      <w:r>
        <w:rPr>
          <w:rFonts w:hint="eastAsia"/>
        </w:rPr>
        <w:t>）</w:t>
      </w:r>
      <w:r>
        <w:rPr>
          <w:rFonts w:hint="eastAsia"/>
          <w:b/>
        </w:rPr>
        <w:t>）</w:t>
      </w:r>
      <w:r>
        <w:t>，</w:t>
      </w:r>
      <w:ins w:id="46" w:author="蔡晓旭" w:date="2022-07-18T17:32:00Z">
        <w:r>
          <w:rPr>
            <w:rFonts w:hint="eastAsia"/>
          </w:rPr>
          <w:t>该</w:t>
        </w:r>
      </w:ins>
      <w:del w:id="47" w:author="蔡晓旭" w:date="2022-07-18T17:32:00Z">
        <w:r>
          <w:rPr>
            <w:rFonts w:hint="eastAsia"/>
          </w:rPr>
          <w:delText>相关</w:delText>
        </w:r>
      </w:del>
      <w:r>
        <w:t>维度</w:t>
      </w:r>
      <w:ins w:id="48" w:author="蔡晓旭" w:date="2022-07-18T17:32:00Z">
        <w:r>
          <w:rPr>
            <w:rFonts w:hint="eastAsia"/>
          </w:rPr>
          <w:t>当前</w:t>
        </w:r>
      </w:ins>
      <w:del w:id="49" w:author="蔡晓旭" w:date="2022-07-18T17:32:00Z">
        <w:r>
          <w:rPr/>
          <w:delText>风险水平</w:delText>
        </w:r>
      </w:del>
      <w:r>
        <w:t>处于</w:t>
      </w:r>
      <w:del w:id="50" w:author="蔡晓旭" w:date="2022-07-18T17:32:00Z">
        <w:r>
          <w:rPr>
            <w:highlight w:val="yellow"/>
            <w:u w:val="single"/>
          </w:rPr>
          <w:delText>后10%</w:delText>
        </w:r>
      </w:del>
      <w:del w:id="51" w:author="蔡晓旭" w:date="2022-07-18T17:32:00Z">
        <w:r>
          <w:rPr>
            <w:rFonts w:hint="eastAsia"/>
          </w:rPr>
          <w:delText>（</w:delText>
        </w:r>
      </w:del>
      <w:del w:id="52" w:author="蔡晓旭" w:date="2022-07-18T17:32:00Z">
        <w:r>
          <w:rPr/>
          <w:delText>29</w:delText>
        </w:r>
      </w:del>
      <w:del w:id="53" w:author="蔡晓旭" w:date="2022-07-18T17:32:00Z">
        <w:r>
          <w:rPr>
            <w:rFonts w:hint="eastAsia"/>
          </w:rPr>
          <w:delText>）</w:delText>
        </w:r>
      </w:del>
      <w:del w:id="54" w:author="蔡晓旭" w:date="2022-07-18T17:32:00Z">
        <w:r>
          <w:rPr/>
          <w:delText>，为</w:delText>
        </w:r>
      </w:del>
      <w:r>
        <w:rPr>
          <w:highlight w:val="yellow"/>
          <w:u w:val="single"/>
        </w:rPr>
        <w:t>低</w:t>
      </w:r>
      <w:r>
        <w:rPr>
          <w:rFonts w:hint="eastAsia"/>
        </w:rPr>
        <w:t>（3</w:t>
      </w:r>
      <w:r>
        <w:t>0</w:t>
      </w:r>
      <w:r>
        <w:rPr>
          <w:rFonts w:hint="eastAsia"/>
        </w:rPr>
        <w:t>）</w:t>
      </w:r>
      <w:r>
        <w:t>风险等级，</w:t>
      </w:r>
      <w:r>
        <w:rPr>
          <w:highlight w:val="yellow"/>
          <w:u w:val="single"/>
        </w:rPr>
        <w:t>无显著异常指标</w:t>
      </w:r>
      <w:r>
        <w:rPr>
          <w:rFonts w:hint="eastAsia"/>
          <w:highlight w:val="yellow"/>
          <w:u w:val="single"/>
        </w:rPr>
        <w:t>及事件</w:t>
      </w:r>
      <w:r>
        <w:rPr>
          <w:rFonts w:hint="eastAsia"/>
        </w:rPr>
        <w:t>（</w:t>
      </w:r>
      <w:r>
        <w:t>31</w:t>
      </w:r>
      <w:r>
        <w:rPr>
          <w:rFonts w:hint="eastAsia"/>
        </w:rPr>
        <w:t>）</w:t>
      </w:r>
      <w:r>
        <w:t>。</w:t>
      </w:r>
    </w:p>
    <w:p>
      <w:pPr>
        <w:ind w:firstLine="480" w:firstLineChars="200"/>
      </w:pPr>
      <w:r>
        <w:rPr>
          <w:rFonts w:hint="eastAsia"/>
          <w:highlight w:val="yellow"/>
          <w:u w:val="single"/>
        </w:rPr>
        <w:t>城投平台敞口</w:t>
      </w:r>
      <w:r>
        <w:rPr>
          <w:rFonts w:hint="eastAsia"/>
        </w:rPr>
        <w:t>（3</w:t>
      </w:r>
      <w:r>
        <w:t>2</w:t>
      </w:r>
      <w:r>
        <w:rPr>
          <w:rFonts w:hint="eastAsia"/>
        </w:rPr>
        <w:t>）</w:t>
      </w:r>
      <w:r>
        <w:t>中</w:t>
      </w:r>
      <w:r>
        <w:rPr>
          <w:rFonts w:hint="eastAsia"/>
          <w:highlight w:val="yellow"/>
          <w:u w:val="single"/>
        </w:rPr>
        <w:t>同区域、同行政级别且</w:t>
      </w:r>
      <w:r>
        <w:rPr>
          <w:rFonts w:hint="eastAsia"/>
        </w:rPr>
        <w:t>（</w:t>
      </w:r>
      <w:r>
        <w:t>33</w:t>
      </w:r>
      <w:r>
        <w:rPr>
          <w:rFonts w:hint="eastAsia"/>
        </w:rPr>
        <w:t>）</w:t>
      </w:r>
      <w:r>
        <w:t>总体风险水平</w:t>
      </w:r>
      <w:del w:id="55" w:author="蔡晓旭" w:date="2022-09-07T09:44:00Z">
        <w:r>
          <w:rPr/>
          <w:delText>以及子维度风险</w:delText>
        </w:r>
      </w:del>
      <w:r>
        <w:t>表现一致的企业还包括：</w:t>
      </w:r>
      <w:r>
        <w:rPr>
          <w:rFonts w:hint="eastAsia"/>
          <w:highlight w:val="yellow"/>
          <w:u w:val="single"/>
        </w:rPr>
        <w:t>陕西交控资产管理有限责任公司、陕西交控路业发展有限责任公司</w:t>
      </w:r>
      <w:r>
        <w:rPr>
          <w:rFonts w:hint="eastAsia"/>
        </w:rPr>
        <w:t>（</w:t>
      </w:r>
      <w:r>
        <w:t>34</w:t>
      </w:r>
      <w:r>
        <w:rPr>
          <w:rFonts w:hint="eastAsia"/>
        </w:rPr>
        <w:t>）</w:t>
      </w:r>
      <w:r>
        <w:rPr>
          <w:highlight w:val="yellow"/>
          <w:u w:val="single"/>
        </w:rPr>
        <w:t>2</w:t>
      </w:r>
      <w:r>
        <w:rPr>
          <w:rFonts w:hint="eastAsia"/>
        </w:rPr>
        <w:t>（</w:t>
      </w:r>
      <w:r>
        <w:t>35</w:t>
      </w:r>
      <w:r>
        <w:rPr>
          <w:rFonts w:hint="eastAsia"/>
        </w:rPr>
        <w:t>）</w:t>
      </w:r>
      <w:r>
        <w:t>家主体。</w:t>
      </w:r>
    </w:p>
    <w:p>
      <w:pPr>
        <w:ind w:firstLine="480" w:firstLineChars="200"/>
      </w:pPr>
      <w:r>
        <w:rPr>
          <w:rFonts w:hint="eastAsia"/>
        </w:rPr>
        <w:t>相较于</w:t>
      </w:r>
      <w:ins w:id="56" w:author="蔡晓旭" w:date="2022-08-17T14:54:00Z">
        <w:r>
          <w:rPr>
            <w:rFonts w:hint="eastAsia"/>
          </w:rPr>
          <w:t>前</w:t>
        </w:r>
      </w:ins>
      <w:del w:id="57" w:author="蔡晓旭" w:date="2022-08-17T14:54:00Z">
        <w:r>
          <w:rPr>
            <w:rFonts w:hint="eastAsia"/>
          </w:rPr>
          <w:delText>上</w:delText>
        </w:r>
      </w:del>
      <w:r>
        <w:rPr>
          <w:rFonts w:hint="eastAsia"/>
        </w:rPr>
        <w:t>一</w:t>
      </w:r>
      <w:ins w:id="58" w:author="蔡晓旭" w:date="2022-08-17T14:54:00Z">
        <w:r>
          <w:rPr>
            <w:rFonts w:hint="eastAsia"/>
          </w:rPr>
          <w:t>天</w:t>
        </w:r>
      </w:ins>
      <w:del w:id="59" w:author="蔡晓旭" w:date="2022-08-17T14:54:00Z">
        <w:r>
          <w:rPr>
            <w:rFonts w:hint="eastAsia"/>
          </w:rPr>
          <w:delText>次</w:delText>
        </w:r>
      </w:del>
      <w:r>
        <w:rPr>
          <w:rFonts w:hint="eastAsia"/>
        </w:rPr>
        <w:t>，</w:t>
      </w:r>
      <w:del w:id="60" w:author="蔡晓旭" w:date="2022-07-28T16:27:00Z">
        <w:r>
          <w:rPr>
            <w:rFonts w:hint="eastAsia"/>
          </w:rPr>
          <w:delText>该主体</w:delText>
        </w:r>
      </w:del>
      <w:r>
        <w:rPr>
          <w:rFonts w:hint="eastAsia"/>
        </w:rPr>
        <w:t>预警等级由</w:t>
      </w:r>
      <w:r>
        <w:rPr>
          <w:rFonts w:hint="eastAsia"/>
          <w:highlight w:val="yellow"/>
          <w:u w:val="single"/>
        </w:rPr>
        <w:t>绿色</w:t>
      </w:r>
      <w:r>
        <w:rPr>
          <w:rFonts w:hint="eastAsia"/>
        </w:rPr>
        <w:t>（</w:t>
      </w:r>
      <w:r>
        <w:t>36</w:t>
      </w:r>
      <w:r>
        <w:rPr>
          <w:rFonts w:hint="eastAsia"/>
        </w:rPr>
        <w:t>）预警</w:t>
      </w:r>
      <w:r>
        <w:rPr>
          <w:rFonts w:hint="eastAsia"/>
          <w:highlight w:val="yellow"/>
          <w:u w:val="single"/>
        </w:rPr>
        <w:t>上升</w:t>
      </w:r>
      <w:r>
        <w:rPr>
          <w:rFonts w:hint="eastAsia"/>
        </w:rPr>
        <w:t>（</w:t>
      </w:r>
      <w:r>
        <w:t>37</w:t>
      </w:r>
      <w:r>
        <w:rPr>
          <w:rFonts w:hint="eastAsia"/>
        </w:rPr>
        <w:t>）至</w:t>
      </w:r>
      <w:r>
        <w:rPr>
          <w:rFonts w:hint="eastAsia"/>
          <w:highlight w:val="yellow"/>
          <w:u w:val="single"/>
        </w:rPr>
        <w:t>黄色</w:t>
      </w:r>
      <w:r>
        <w:rPr>
          <w:rFonts w:hint="eastAsia"/>
        </w:rPr>
        <w:t>（</w:t>
      </w:r>
      <w:r>
        <w:t>38</w:t>
      </w:r>
      <w:r>
        <w:rPr>
          <w:rFonts w:hint="eastAsia"/>
        </w:rPr>
        <w:t>）预警，主要由于</w:t>
      </w:r>
      <w:r>
        <w:rPr>
          <w:rFonts w:hint="eastAsia"/>
          <w:highlight w:val="yellow"/>
          <w:u w:val="single"/>
        </w:rPr>
        <w:t>经营</w:t>
      </w:r>
      <w:r>
        <w:rPr>
          <w:rFonts w:hint="eastAsia"/>
        </w:rPr>
        <w:t>（</w:t>
      </w:r>
      <w:r>
        <w:t>39</w:t>
      </w:r>
      <w:r>
        <w:rPr>
          <w:rFonts w:hint="eastAsia"/>
        </w:rPr>
        <w:t>）维度由</w:t>
      </w:r>
      <w:r>
        <w:rPr>
          <w:rFonts w:hint="eastAsia"/>
          <w:highlight w:val="yellow"/>
          <w:u w:val="single"/>
        </w:rPr>
        <w:t>低</w:t>
      </w:r>
      <w:r>
        <w:rPr>
          <w:rFonts w:hint="eastAsia"/>
        </w:rPr>
        <w:t>（4</w:t>
      </w:r>
      <w:r>
        <w:t>0</w:t>
      </w:r>
      <w:r>
        <w:rPr>
          <w:rFonts w:hint="eastAsia"/>
        </w:rPr>
        <w:t>）风险</w:t>
      </w:r>
      <w:r>
        <w:rPr>
          <w:rFonts w:hint="eastAsia"/>
          <w:highlight w:val="yellow"/>
          <w:u w:val="single"/>
        </w:rPr>
        <w:t>上升</w:t>
      </w:r>
      <w:r>
        <w:rPr>
          <w:rFonts w:hint="eastAsia"/>
        </w:rPr>
        <w:t>（4</w:t>
      </w:r>
      <w:r>
        <w:t>1</w:t>
      </w:r>
      <w:r>
        <w:rPr>
          <w:rFonts w:hint="eastAsia"/>
        </w:rPr>
        <w:t>）至</w:t>
      </w:r>
      <w:r>
        <w:rPr>
          <w:rFonts w:hint="eastAsia"/>
          <w:highlight w:val="yellow"/>
          <w:u w:val="single"/>
        </w:rPr>
        <w:t>中</w:t>
      </w:r>
      <w:r>
        <w:rPr>
          <w:rFonts w:hint="eastAsia"/>
        </w:rPr>
        <w:t>（4</w:t>
      </w:r>
      <w:r>
        <w:t>2</w:t>
      </w:r>
      <w:r>
        <w:rPr>
          <w:rFonts w:hint="eastAsia"/>
        </w:rPr>
        <w:t>）风险，</w:t>
      </w:r>
      <w:r>
        <w:rPr>
          <w:rFonts w:hint="eastAsia"/>
          <w:highlight w:val="yellow"/>
          <w:u w:val="single"/>
        </w:rPr>
        <w:t>经营</w:t>
      </w:r>
      <w:r>
        <w:rPr>
          <w:rFonts w:hint="eastAsia"/>
        </w:rPr>
        <w:t>（</w:t>
      </w:r>
      <w:r>
        <w:t>43</w:t>
      </w:r>
      <w:r>
        <w:rPr>
          <w:rFonts w:hint="eastAsia"/>
        </w:rPr>
        <w:t>）维度中有</w:t>
      </w:r>
      <w:r>
        <w:rPr>
          <w:highlight w:val="yellow"/>
          <w:u w:val="single"/>
        </w:rPr>
        <w:t>3</w:t>
      </w:r>
      <w:r>
        <w:rPr>
          <w:rFonts w:hint="eastAsia"/>
        </w:rPr>
        <w:t>（</w:t>
      </w:r>
      <w:r>
        <w:t>44</w:t>
      </w:r>
      <w:r>
        <w:rPr>
          <w:rFonts w:hint="eastAsia"/>
        </w:rPr>
        <w:t>）</w:t>
      </w:r>
      <w:r>
        <w:t>个指标发生</w:t>
      </w:r>
      <w:r>
        <w:rPr>
          <w:highlight w:val="yellow"/>
          <w:u w:val="single"/>
        </w:rPr>
        <w:t>恶化</w:t>
      </w:r>
      <w:r>
        <w:rPr>
          <w:rFonts w:hint="eastAsia"/>
        </w:rPr>
        <w:t>（</w:t>
      </w:r>
      <w:r>
        <w:t>45</w:t>
      </w:r>
      <w:r>
        <w:rPr>
          <w:rFonts w:hint="eastAsia"/>
        </w:rPr>
        <w:t>）</w:t>
      </w:r>
      <w:r>
        <w:t>，具体表现为：</w:t>
      </w:r>
      <w:r>
        <w:rPr>
          <w:rFonts w:hint="eastAsia" w:ascii="宋体" w:hAnsi="宋体"/>
          <w:highlight w:val="yellow"/>
          <w:u w:val="single"/>
        </w:rPr>
        <w:t>政府支持力度指标恶化：省级政府部门直接持股比例由1</w:t>
      </w:r>
      <w:r>
        <w:rPr>
          <w:rFonts w:ascii="宋体" w:hAnsi="宋体"/>
          <w:highlight w:val="yellow"/>
          <w:u w:val="single"/>
        </w:rPr>
        <w:t>00%</w:t>
      </w:r>
      <w:r>
        <w:rPr>
          <w:rFonts w:hint="eastAsia" w:ascii="宋体" w:hAnsi="宋体"/>
        </w:rPr>
        <w:t>变化至</w:t>
      </w:r>
      <w:r>
        <w:rPr>
          <w:rFonts w:hint="eastAsia" w:ascii="宋体" w:hAnsi="宋体"/>
          <w:highlight w:val="yellow"/>
          <w:u w:val="single"/>
        </w:rPr>
        <w:t>5</w:t>
      </w:r>
      <w:r>
        <w:rPr>
          <w:rFonts w:ascii="宋体" w:hAnsi="宋体"/>
          <w:highlight w:val="yellow"/>
          <w:u w:val="single"/>
        </w:rPr>
        <w:t>1%</w:t>
      </w:r>
      <w:r>
        <w:rPr>
          <w:rFonts w:hint="eastAsia" w:ascii="宋体" w:hAnsi="宋体"/>
          <w:highlight w:val="yellow"/>
          <w:u w:val="single"/>
        </w:rPr>
        <w:t>；</w:t>
      </w:r>
      <w:r>
        <w:rPr>
          <w:rFonts w:hint="eastAsia"/>
          <w:highlight w:val="yellow"/>
          <w:u w:val="single"/>
        </w:rPr>
        <w:t>区域</w:t>
      </w:r>
      <w:r>
        <w:rPr>
          <w:highlight w:val="yellow"/>
          <w:u w:val="single"/>
        </w:rPr>
        <w:t>财政</w:t>
      </w:r>
      <w:r>
        <w:rPr>
          <w:rFonts w:hint="eastAsia"/>
          <w:highlight w:val="yellow"/>
          <w:u w:val="single"/>
        </w:rPr>
        <w:t>恶化：</w:t>
      </w:r>
      <w:r>
        <w:rPr>
          <w:rFonts w:hint="eastAsia" w:ascii="宋体" w:hAnsi="宋体"/>
          <w:highlight w:val="yellow"/>
          <w:u w:val="single"/>
        </w:rPr>
        <w:t>区域一般公共预算收入增长率</w:t>
      </w:r>
      <w:r>
        <w:rPr>
          <w:highlight w:val="yellow"/>
          <w:u w:val="single"/>
        </w:rPr>
        <w:t>由去年</w:t>
      </w:r>
      <w:r>
        <w:rPr>
          <w:rFonts w:hint="eastAsia"/>
          <w:highlight w:val="yellow"/>
          <w:u w:val="single"/>
        </w:rPr>
        <w:t>的</w:t>
      </w:r>
      <w:r>
        <w:rPr>
          <w:highlight w:val="yellow"/>
          <w:u w:val="single"/>
        </w:rPr>
        <w:t>2%</w:t>
      </w:r>
      <w:r>
        <w:rPr>
          <w:rFonts w:hint="eastAsia" w:ascii="宋体" w:hAnsi="宋体"/>
        </w:rPr>
        <w:t>变化至</w:t>
      </w:r>
      <w:r>
        <w:rPr>
          <w:highlight w:val="yellow"/>
          <w:u w:val="single"/>
        </w:rPr>
        <w:t>-1%</w:t>
      </w:r>
      <w:r>
        <w:rPr>
          <w:rFonts w:hint="eastAsia"/>
          <w:highlight w:val="yellow"/>
          <w:u w:val="single"/>
        </w:rPr>
        <w:t>；区域债务恶化：地方政府平台债务率由去年的1</w:t>
      </w:r>
      <w:r>
        <w:rPr>
          <w:highlight w:val="yellow"/>
          <w:u w:val="single"/>
        </w:rPr>
        <w:t>44%</w:t>
      </w:r>
      <w:r>
        <w:rPr>
          <w:rFonts w:hint="eastAsia" w:ascii="宋体" w:hAnsi="宋体"/>
        </w:rPr>
        <w:t>变化至</w:t>
      </w:r>
      <w:r>
        <w:rPr>
          <w:rFonts w:hint="eastAsia"/>
          <w:highlight w:val="yellow"/>
          <w:u w:val="single"/>
        </w:rPr>
        <w:t>3</w:t>
      </w:r>
      <w:r>
        <w:rPr>
          <w:highlight w:val="yellow"/>
          <w:u w:val="single"/>
        </w:rPr>
        <w:t>06%</w:t>
      </w:r>
      <w:r>
        <w:rPr>
          <w:rFonts w:hint="eastAsia"/>
        </w:rPr>
        <w:t>（</w:t>
      </w:r>
      <w:r>
        <w:t>46</w:t>
      </w:r>
      <w:r>
        <w:rPr>
          <w:rFonts w:hint="eastAsia"/>
        </w:rPr>
        <w:t>）</w:t>
      </w:r>
      <w:r>
        <w:t>。</w:t>
      </w:r>
    </w:p>
    <w:p>
      <w:pPr>
        <w:ind w:firstLine="480" w:firstLineChars="200"/>
      </w:pPr>
      <w:r>
        <w:rPr>
          <w:rFonts w:hint="eastAsia"/>
        </w:rPr>
        <w:t>建议关注公司</w:t>
      </w:r>
      <w:r>
        <w:rPr>
          <w:rFonts w:hint="eastAsia"/>
          <w:highlight w:val="yellow"/>
          <w:u w:val="single"/>
        </w:rPr>
        <w:t>经营异常及财务异常</w:t>
      </w:r>
      <w:r>
        <w:rPr>
          <w:rFonts w:hint="eastAsia"/>
        </w:rPr>
        <w:t>（</w:t>
      </w:r>
      <w:r>
        <w:t>47</w:t>
      </w:r>
      <w:r>
        <w:rPr>
          <w:rFonts w:hint="eastAsia"/>
        </w:rPr>
        <w:t>）带来的风险。</w:t>
      </w:r>
      <w:r>
        <w:t>”</w:t>
      </w:r>
    </w:p>
    <w:p>
      <w:pPr>
        <w:ind w:firstLine="482" w:firstLineChars="200"/>
        <w:rPr>
          <w:b/>
        </w:rPr>
      </w:pPr>
      <w:r>
        <w:rPr>
          <w:rFonts w:hint="eastAsia"/>
          <w:b/>
        </w:rPr>
        <w:t>各可变部分生成逻辑（按照标号对应）描述如下：</w:t>
      </w:r>
    </w:p>
    <w:p>
      <w:pPr>
        <w:ind w:firstLine="480" w:firstLineChars="200"/>
      </w:pPr>
      <w:r>
        <w:rPr>
          <w:rFonts w:hint="eastAsia"/>
        </w:rPr>
        <w:t>（1）：根据</w:t>
      </w:r>
      <w:ins w:id="61" w:author="蔡晓旭" w:date="2022-07-29T10:04:00Z">
        <w:r>
          <w:rPr>
            <w:rFonts w:hint="eastAsia"/>
          </w:rPr>
          <w:t>中证经营的</w:t>
        </w:r>
      </w:ins>
      <w:r>
        <w:rPr>
          <w:rFonts w:hint="eastAsia"/>
        </w:rPr>
        <w:t>敞口数据，判断、输出主体为“城投平台”或“产业主体”</w:t>
      </w:r>
      <w:ins w:id="62" w:author="蔡晓旭" w:date="2022-09-08T15:25:00Z">
        <w:r>
          <w:rPr>
            <w:rFonts w:hint="eastAsia"/>
          </w:rPr>
          <w:t>（敞口非城投的企业，包括无敞口数据的企业，均归为产业）</w:t>
        </w:r>
      </w:ins>
      <w:r>
        <w:rPr>
          <w:rFonts w:hint="eastAsia"/>
        </w:rPr>
        <w:t>。</w:t>
      </w:r>
    </w:p>
    <w:p>
      <w:pPr>
        <w:ind w:firstLine="480" w:firstLineChars="200"/>
        <w:rPr>
          <w:ins w:id="63" w:author="蔡晓旭" w:date="2022-09-01T13:21:00Z"/>
        </w:rPr>
      </w:pPr>
      <w:ins w:id="64" w:author="蔡晓旭" w:date="2022-09-01T13:21:00Z">
        <w:r>
          <w:rPr>
            <w:rFonts w:hint="eastAsia"/>
          </w:rPr>
          <w:t>（2）：以主体在各子模型的输出等级基础上以孰高方式融合，形成</w:t>
        </w:r>
      </w:ins>
      <w:ins w:id="65" w:author="蔡晓旭" w:date="2022-09-08T15:47:00Z">
        <w:r>
          <w:rPr>
            <w:rFonts w:hint="eastAsia"/>
          </w:rPr>
          <w:t>综合</w:t>
        </w:r>
      </w:ins>
      <w:ins w:id="66" w:author="蔡晓旭" w:date="2022-09-01T13:21:00Z">
        <w:r>
          <w:rPr>
            <w:rFonts w:hint="eastAsia"/>
          </w:rPr>
          <w:t>预警等级，按照</w:t>
        </w:r>
      </w:ins>
      <w:ins w:id="67" w:author="蔡晓旭" w:date="2022-09-08T15:47:00Z">
        <w:r>
          <w:rPr>
            <w:rFonts w:hint="eastAsia"/>
          </w:rPr>
          <w:t>综合预警</w:t>
        </w:r>
      </w:ins>
      <w:ins w:id="68" w:author="蔡晓旭" w:date="2022-09-01T13:21:00Z">
        <w:r>
          <w:rPr>
            <w:rFonts w:hint="eastAsia"/>
          </w:rPr>
          <w:t>等级由高到低排序后，计算各</w:t>
        </w:r>
      </w:ins>
      <w:ins w:id="69" w:author="蔡晓旭" w:date="2022-09-08T15:47:00Z">
        <w:r>
          <w:rPr>
            <w:rFonts w:hint="eastAsia"/>
          </w:rPr>
          <w:t>综合</w:t>
        </w:r>
      </w:ins>
      <w:ins w:id="70" w:author="蔡晓旭" w:date="2022-09-01T13:21:00Z">
        <w:r>
          <w:rPr>
            <w:rFonts w:hint="eastAsia"/>
          </w:rPr>
          <w:t>预警等级在全量城投或全量产业主体范围的百分位区间，例如某日全量城投主体2</w:t>
        </w:r>
      </w:ins>
      <w:ins w:id="71" w:author="蔡晓旭" w:date="2022-09-01T13:21:00Z">
        <w:r>
          <w:rPr/>
          <w:t>000</w:t>
        </w:r>
      </w:ins>
      <w:ins w:id="72" w:author="蔡晓旭" w:date="2022-09-01T13:21:00Z">
        <w:r>
          <w:rPr>
            <w:rFonts w:hint="eastAsia"/>
          </w:rPr>
          <w:t>家，</w:t>
        </w:r>
      </w:ins>
      <w:ins w:id="73" w:author="蔡晓旭" w:date="2022-09-08T15:47:00Z">
        <w:r>
          <w:rPr>
            <w:rFonts w:hint="eastAsia"/>
          </w:rPr>
          <w:t>综合预警</w:t>
        </w:r>
      </w:ins>
      <w:ins w:id="74" w:author="蔡晓旭" w:date="2022-09-01T13:21:00Z">
        <w:r>
          <w:rPr>
            <w:rFonts w:hint="eastAsia"/>
          </w:rPr>
          <w:t>等级为“风险已暴露”的主体排前1%（即等级最高的2</w:t>
        </w:r>
      </w:ins>
      <w:ins w:id="75" w:author="蔡晓旭" w:date="2022-09-01T13:21:00Z">
        <w:r>
          <w:rPr/>
          <w:t>0</w:t>
        </w:r>
      </w:ins>
      <w:ins w:id="76" w:author="蔡晓旭" w:date="2022-09-01T13:21:00Z">
        <w:r>
          <w:rPr>
            <w:rFonts w:hint="eastAsia"/>
          </w:rPr>
          <w:t>家），</w:t>
        </w:r>
      </w:ins>
      <w:ins w:id="77" w:author="蔡晓旭" w:date="2022-09-08T15:47:00Z">
        <w:r>
          <w:rPr>
            <w:rFonts w:hint="eastAsia"/>
          </w:rPr>
          <w:t>综合预警</w:t>
        </w:r>
      </w:ins>
      <w:ins w:id="78" w:author="蔡晓旭" w:date="2022-09-01T13:21:00Z">
        <w:r>
          <w:rPr>
            <w:rFonts w:hint="eastAsia"/>
          </w:rPr>
          <w:t>等级为“红色预警”的主体排1%-</w:t>
        </w:r>
      </w:ins>
      <w:ins w:id="79" w:author="蔡晓旭" w:date="2022-09-01T13:21:00Z">
        <w:r>
          <w:rPr/>
          <w:t>3</w:t>
        </w:r>
      </w:ins>
      <w:ins w:id="80" w:author="蔡晓旭" w:date="2022-09-01T13:21:00Z">
        <w:r>
          <w:rPr>
            <w:rFonts w:hint="eastAsia"/>
          </w:rPr>
          <w:t>%（即排序在第2</w:t>
        </w:r>
      </w:ins>
      <w:ins w:id="81" w:author="蔡晓旭" w:date="2022-09-01T13:21:00Z">
        <w:r>
          <w:rPr/>
          <w:t>1</w:t>
        </w:r>
      </w:ins>
      <w:ins w:id="82" w:author="蔡晓旭" w:date="2022-09-01T13:21:00Z">
        <w:r>
          <w:rPr>
            <w:rFonts w:hint="eastAsia"/>
          </w:rPr>
          <w:t>位-</w:t>
        </w:r>
      </w:ins>
      <w:ins w:id="83" w:author="蔡晓旭" w:date="2022-09-01T13:21:00Z">
        <w:r>
          <w:rPr/>
          <w:t>60</w:t>
        </w:r>
      </w:ins>
      <w:ins w:id="84" w:author="蔡晓旭" w:date="2022-09-01T13:21:00Z">
        <w:r>
          <w:rPr>
            <w:rFonts w:hint="eastAsia"/>
          </w:rPr>
          <w:t>位），以此类推，展台中的主体为城投且</w:t>
        </w:r>
      </w:ins>
      <w:ins w:id="85" w:author="蔡晓旭" w:date="2022-09-08T15:47:00Z">
        <w:r>
          <w:rPr>
            <w:rFonts w:hint="eastAsia"/>
          </w:rPr>
          <w:t>综合预警</w:t>
        </w:r>
      </w:ins>
      <w:ins w:id="86" w:author="蔡晓旭" w:date="2022-09-01T13:21:00Z">
        <w:r>
          <w:rPr>
            <w:rFonts w:hint="eastAsia"/>
          </w:rPr>
          <w:t>等级为红色预警等级时，则该段落输出为“该主体预测风险水平处于城投平台中前3</w:t>
        </w:r>
      </w:ins>
      <w:ins w:id="87" w:author="蔡晓旭" w:date="2022-09-01T13:21:00Z">
        <w:r>
          <w:rPr/>
          <w:t>%，属</w:t>
        </w:r>
      </w:ins>
      <w:ins w:id="88" w:author="蔡晓旭" w:date="2022-09-01T13:21:00Z">
        <w:r>
          <w:rPr>
            <w:rFonts w:hint="eastAsia"/>
            <w:b/>
          </w:rPr>
          <w:t>红色</w:t>
        </w:r>
      </w:ins>
      <w:ins w:id="89" w:author="蔡晓旭" w:date="2022-09-01T13:21:00Z">
        <w:r>
          <w:rPr>
            <w:b/>
          </w:rPr>
          <w:t>预警等级</w:t>
        </w:r>
      </w:ins>
      <w:ins w:id="90" w:author="蔡晓旭" w:date="2022-09-01T13:21:00Z">
        <w:r>
          <w:rPr>
            <w:rFonts w:hint="eastAsia"/>
          </w:rPr>
          <w:t>”。</w:t>
        </w:r>
      </w:ins>
    </w:p>
    <w:p>
      <w:pPr>
        <w:ind w:firstLine="480" w:firstLineChars="200"/>
        <w:rPr>
          <w:del w:id="91" w:author="蔡晓旭" w:date="2022-09-01T13:21:00Z"/>
        </w:rPr>
      </w:pPr>
      <w:del w:id="92" w:author="蔡晓旭" w:date="2022-09-01T13:21:00Z">
        <w:r>
          <w:rPr>
            <w:rFonts w:hint="eastAsia"/>
          </w:rPr>
          <w:delText>（2）：主体融合后预警模型得分在城投/产业范围内由大到小排序（即风险由高到低），排序后计算主体所处位置的百分位进行输出，对于百分比位置</w:delText>
        </w:r>
      </w:del>
      <w:del w:id="93" w:author="蔡晓旭" w:date="2022-07-29T10:10:00Z">
        <w:r>
          <w:rPr>
            <w:rFonts w:hint="eastAsia"/>
          </w:rPr>
          <w:delText>四舍五入</w:delText>
        </w:r>
      </w:del>
      <w:del w:id="94" w:author="蔡晓旭" w:date="2022-07-29T10:11:00Z">
        <w:r>
          <w:rPr>
            <w:rFonts w:hint="eastAsia"/>
          </w:rPr>
          <w:delText>至</w:delText>
        </w:r>
      </w:del>
      <w:del w:id="95" w:author="蔡晓旭" w:date="2022-09-01T13:21:00Z">
        <w:r>
          <w:rPr>
            <w:rFonts w:hint="eastAsia"/>
          </w:rPr>
          <w:delText>整数位（百分号前）进行展示。例如，某主体在全范围的2</w:delText>
        </w:r>
      </w:del>
      <w:del w:id="96" w:author="蔡晓旭" w:date="2022-09-01T13:21:00Z">
        <w:r>
          <w:rPr/>
          <w:delText>000</w:delText>
        </w:r>
      </w:del>
      <w:del w:id="97" w:author="蔡晓旭" w:date="2022-09-01T13:21:00Z">
        <w:r>
          <w:rPr>
            <w:rFonts w:hint="eastAsia"/>
          </w:rPr>
          <w:delText>家主体中排第1，则输出该主体所属百分位为前1</w:delText>
        </w:r>
      </w:del>
      <w:del w:id="98" w:author="蔡晓旭" w:date="2022-09-01T13:21:00Z">
        <w:r>
          <w:rPr/>
          <w:delText>%</w:delText>
        </w:r>
      </w:del>
      <w:del w:id="99" w:author="蔡晓旭" w:date="2022-09-01T13:21:00Z">
        <w:r>
          <w:rPr>
            <w:rFonts w:hint="eastAsia"/>
          </w:rPr>
          <w:delText>。此外，在文字表述上，</w:delText>
        </w:r>
        <w:commentRangeStart w:id="0"/>
        <w:r>
          <w:rPr>
            <w:rFonts w:hint="eastAsia"/>
          </w:rPr>
          <w:delText>当主体百分位&gt;</w:delText>
        </w:r>
      </w:del>
      <w:del w:id="100" w:author="蔡晓旭" w:date="2022-09-01T13:21:00Z">
        <w:r>
          <w:rPr/>
          <w:delText>50%</w:delText>
        </w:r>
      </w:del>
      <w:del w:id="101" w:author="蔡晓旭" w:date="2022-09-01T13:21:00Z">
        <w:r>
          <w:rPr>
            <w:rFonts w:hint="eastAsia"/>
          </w:rPr>
          <w:delText>时，则表述为后X</w:delText>
        </w:r>
      </w:del>
      <w:del w:id="102" w:author="蔡晓旭" w:date="2022-09-01T13:21:00Z">
        <w:r>
          <w:rPr/>
          <w:delText>%</w:delText>
        </w:r>
        <w:commentRangeEnd w:id="0"/>
      </w:del>
      <w:del w:id="103" w:author="蔡晓旭" w:date="2022-09-01T13:21:00Z">
        <w:r>
          <w:rPr>
            <w:rStyle w:val="15"/>
          </w:rPr>
          <w:commentReference w:id="0"/>
        </w:r>
      </w:del>
      <w:del w:id="104" w:author="蔡晓旭" w:date="2022-09-01T13:21:00Z">
        <w:r>
          <w:rPr>
            <w:rFonts w:hint="eastAsia"/>
          </w:rPr>
          <w:delText>，例如某主体百分位为7</w:delText>
        </w:r>
      </w:del>
      <w:del w:id="105" w:author="蔡晓旭" w:date="2022-09-01T13:21:00Z">
        <w:r>
          <w:rPr/>
          <w:delText>0%</w:delText>
        </w:r>
      </w:del>
      <w:del w:id="106" w:author="蔡晓旭" w:date="2022-09-01T13:21:00Z">
        <w:r>
          <w:rPr>
            <w:rFonts w:hint="eastAsia"/>
          </w:rPr>
          <w:delText>时，则表述为后3</w:delText>
        </w:r>
      </w:del>
      <w:del w:id="107" w:author="蔡晓旭" w:date="2022-09-01T13:21:00Z">
        <w:r>
          <w:rPr/>
          <w:delText>0%</w:delText>
        </w:r>
      </w:del>
      <w:del w:id="108" w:author="蔡晓旭" w:date="2022-09-01T13:21:00Z">
        <w:r>
          <w:rPr>
            <w:rFonts w:hint="eastAsia"/>
          </w:rPr>
          <w:delText>。</w:delText>
        </w:r>
      </w:del>
    </w:p>
    <w:p>
      <w:pPr>
        <w:ind w:firstLine="480" w:firstLineChars="200"/>
      </w:pPr>
      <w:r>
        <w:rPr>
          <w:rFonts w:hint="eastAsia"/>
        </w:rPr>
        <w:t>（</w:t>
      </w:r>
      <w:r>
        <w:t>3</w:t>
      </w:r>
      <w:r>
        <w:rPr>
          <w:rFonts w:hint="eastAsia"/>
        </w:rPr>
        <w:t>）：主体综合预警等级，风险由高到低划分为风险已暴露（</w:t>
      </w:r>
      <w:r>
        <w:rPr>
          <w:rFonts w:hint="eastAsia"/>
          <w:color w:val="FF0000"/>
        </w:rPr>
        <w:t>归因需特殊处理，详见2</w:t>
      </w:r>
      <w:r>
        <w:rPr>
          <w:color w:val="FF0000"/>
        </w:rPr>
        <w:t>.3</w:t>
      </w:r>
      <w:r>
        <w:rPr>
          <w:rFonts w:hint="eastAsia"/>
        </w:rPr>
        <w:t>）、红色预警、橙色预警、黄色预警、绿色预警</w:t>
      </w:r>
      <w:del w:id="109" w:author="蔡晓旭" w:date="2022-08-02T15:00:00Z">
        <w:r>
          <w:rPr>
            <w:rFonts w:hint="eastAsia"/>
          </w:rPr>
          <w:delText>（</w:delText>
        </w:r>
      </w:del>
      <w:del w:id="110" w:author="蔡晓旭" w:date="2022-08-02T15:00:00Z">
        <w:r>
          <w:rPr>
            <w:rFonts w:hint="eastAsia"/>
            <w:color w:val="FF0000"/>
          </w:rPr>
          <w:delText>归因需特殊处理，详见2</w:delText>
        </w:r>
      </w:del>
      <w:del w:id="111" w:author="蔡晓旭" w:date="2022-08-02T15:00:00Z">
        <w:r>
          <w:rPr>
            <w:color w:val="FF0000"/>
          </w:rPr>
          <w:delText>.3</w:delText>
        </w:r>
      </w:del>
      <w:del w:id="112" w:author="蔡晓旭" w:date="2022-08-02T15:00:00Z">
        <w:r>
          <w:rPr>
            <w:rFonts w:hint="eastAsia"/>
          </w:rPr>
          <w:delText>）</w:delText>
        </w:r>
      </w:del>
      <w:r>
        <w:rPr>
          <w:rFonts w:hint="eastAsia"/>
        </w:rPr>
        <w:t>五档预警等级。</w:t>
      </w:r>
    </w:p>
    <w:p>
      <w:pPr>
        <w:ind w:firstLine="480" w:firstLineChars="200"/>
        <w:rPr>
          <w:ins w:id="113" w:author="蔡晓旭" w:date="2022-09-05T11:37:00Z"/>
        </w:rPr>
      </w:pPr>
      <w:r>
        <w:rPr>
          <w:rFonts w:hint="eastAsia"/>
        </w:rPr>
        <w:t>（4）、（1</w:t>
      </w:r>
      <w:r>
        <w:t>3</w:t>
      </w:r>
      <w:r>
        <w:rPr>
          <w:rFonts w:hint="eastAsia"/>
        </w:rPr>
        <w:t>）、（2</w:t>
      </w:r>
      <w:r>
        <w:t>2</w:t>
      </w:r>
      <w:r>
        <w:rPr>
          <w:rFonts w:hint="eastAsia"/>
        </w:rPr>
        <w:t>）、（2</w:t>
      </w:r>
      <w:r>
        <w:t>7</w:t>
      </w:r>
      <w:r>
        <w:rPr>
          <w:rFonts w:hint="eastAsia"/>
        </w:rPr>
        <w:t>）：首先，对所有入模因子按照四大归因维度（舆情、市场、财务、经营）</w:t>
      </w:r>
      <w:commentRangeStart w:id="1"/>
      <w:r>
        <w:rPr>
          <w:rFonts w:hint="eastAsia"/>
        </w:rPr>
        <w:t>归类</w:t>
      </w:r>
      <w:commentRangeEnd w:id="1"/>
      <w:r>
        <w:rPr>
          <w:rStyle w:val="15"/>
        </w:rPr>
        <w:commentReference w:id="1"/>
      </w:r>
      <w:r>
        <w:rPr>
          <w:rFonts w:hint="eastAsia"/>
        </w:rPr>
        <w:t>；</w:t>
      </w:r>
      <w:ins w:id="114" w:author="蔡晓旭" w:date="2022-09-01T13:31:00Z">
        <w:r>
          <w:rPr>
            <w:rFonts w:hint="eastAsia"/>
          </w:rPr>
          <w:t>然后，</w:t>
        </w:r>
      </w:ins>
      <w:ins w:id="115" w:author="蔡晓旭" w:date="2022-09-09T09:40:00Z">
        <w:r>
          <w:rPr>
            <w:rFonts w:hint="eastAsia"/>
            <w:highlight w:val="green"/>
            <w:rPrChange w:id="116" w:author="蔡晓旭" w:date="2022-09-09T09:40:00Z">
              <w:rPr>
                <w:rFonts w:hint="eastAsia"/>
              </w:rPr>
            </w:rPrChange>
          </w:rPr>
          <w:t>【</w:t>
        </w:r>
      </w:ins>
      <w:ins w:id="117" w:author="蔡晓旭" w:date="2022-09-09T09:40:00Z">
        <w:r>
          <w:rPr>
            <w:rFonts w:hint="eastAsia"/>
            <w:highlight w:val="green"/>
            <w:rPrChange w:id="118" w:author="蔡晓旭" w:date="2022-09-09T09:40:00Z">
              <w:rPr>
                <w:rFonts w:hint="eastAsia"/>
                <w:highlight w:val="yellow"/>
              </w:rPr>
            </w:rPrChange>
          </w:rPr>
          <w:t>特征贡献度表</w:t>
        </w:r>
      </w:ins>
      <w:ins w:id="119" w:author="蔡晓旭" w:date="2022-09-09T09:40:00Z">
        <w:r>
          <w:rPr>
            <w:highlight w:val="green"/>
            <w:rPrChange w:id="120" w:author="蔡晓旭" w:date="2022-09-09T09:40:00Z">
              <w:rPr>
                <w:highlight w:val="yellow"/>
              </w:rPr>
            </w:rPrChange>
          </w:rPr>
          <w:t>-</w:t>
        </w:r>
      </w:ins>
      <w:ins w:id="121" w:author="蔡晓旭" w:date="2022-09-09T09:40:00Z">
        <w:r>
          <w:rPr>
            <w:highlight w:val="green"/>
            <w:rPrChange w:id="122" w:author="蔡晓旭" w:date="2022-09-09T09:40:00Z">
              <w:rPr>
                <w:highlight w:val="yellow"/>
              </w:rPr>
            </w:rPrChange>
          </w:rPr>
          <w:t>综合预警模型</w:t>
        </w:r>
      </w:ins>
      <w:ins w:id="123" w:author="蔡晓旭" w:date="2022-09-09T09:40:00Z">
        <w:r>
          <w:rPr>
            <w:rFonts w:hint="eastAsia"/>
            <w:highlight w:val="green"/>
            <w:rPrChange w:id="124" w:author="蔡晓旭" w:date="2022-09-09T09:40:00Z">
              <w:rPr>
                <w:rFonts w:hint="eastAsia"/>
              </w:rPr>
            </w:rPrChange>
          </w:rPr>
          <w:t>】</w:t>
        </w:r>
      </w:ins>
      <w:ins w:id="125" w:author="蔡晓旭" w:date="2022-09-09T09:40:00Z">
        <w:r>
          <w:rPr>
            <w:rFonts w:hint="eastAsia"/>
            <w:highlight w:val="green"/>
          </w:rPr>
          <w:t>表中</w:t>
        </w:r>
      </w:ins>
      <w:ins w:id="126" w:author="蔡晓旭" w:date="2022-09-05T11:36:00Z">
        <w:r>
          <w:rPr>
            <w:rFonts w:hint="eastAsia"/>
            <w:highlight w:val="green"/>
            <w:rPrChange w:id="127" w:author="蔡晓旭" w:date="2022-09-09T09:40:00Z">
              <w:rPr>
                <w:rFonts w:hint="eastAsia"/>
              </w:rPr>
            </w:rPrChange>
          </w:rPr>
          <w:t>因子</w:t>
        </w:r>
      </w:ins>
      <w:ins w:id="128" w:author="蔡晓旭" w:date="2022-09-08T15:56:00Z">
        <w:r>
          <w:rPr>
            <w:rFonts w:hint="eastAsia"/>
          </w:rPr>
          <w:t>所属维度</w:t>
        </w:r>
      </w:ins>
      <w:ins w:id="129" w:author="蔡晓旭" w:date="2022-09-08T15:55:00Z">
        <w:r>
          <w:rPr>
            <w:rFonts w:hint="eastAsia"/>
          </w:rPr>
          <w:t>，</w:t>
        </w:r>
      </w:ins>
      <w:ins w:id="130" w:author="蔡晓旭" w:date="2022-09-08T15:56:00Z">
        <w:r>
          <w:rPr>
            <w:rFonts w:hint="eastAsia"/>
          </w:rPr>
          <w:t>即为</w:t>
        </w:r>
      </w:ins>
      <w:ins w:id="131" w:author="蔡晓旭" w:date="2022-09-08T15:55:00Z">
        <w:r>
          <w:rPr>
            <w:rFonts w:hint="eastAsia"/>
          </w:rPr>
          <w:t>需展示的</w:t>
        </w:r>
      </w:ins>
      <w:ins w:id="132" w:author="蔡晓旭" w:date="2022-09-05T11:36:00Z">
        <w:r>
          <w:rPr>
            <w:rFonts w:hint="eastAsia"/>
          </w:rPr>
          <w:t>归因维度</w:t>
        </w:r>
      </w:ins>
      <w:ins w:id="133" w:author="蔡晓旭" w:date="2022-09-08T15:56:00Z">
        <w:r>
          <w:rPr>
            <w:rFonts w:hint="eastAsia"/>
          </w:rPr>
          <w:t>范围</w:t>
        </w:r>
      </w:ins>
      <w:ins w:id="134" w:author="蔡晓旭" w:date="2022-09-05T11:36:00Z">
        <w:r>
          <w:rPr>
            <w:rFonts w:hint="eastAsia"/>
          </w:rPr>
          <w:t>，计算</w:t>
        </w:r>
      </w:ins>
      <w:ins w:id="135" w:author="蔡晓旭" w:date="2022-09-05T11:37:00Z">
        <w:r>
          <w:rPr>
            <w:rFonts w:hint="eastAsia"/>
          </w:rPr>
          <w:t>各归因维度的贡献度占比</w:t>
        </w:r>
      </w:ins>
      <w:ins w:id="136" w:author="蔡晓旭" w:date="2022-09-05T11:38:00Z">
        <w:r>
          <w:rPr>
            <w:rFonts w:hint="eastAsia"/>
          </w:rPr>
          <w:t>，以贡献度占比由高到底分别</w:t>
        </w:r>
      </w:ins>
      <w:ins w:id="137" w:author="蔡晓旭" w:date="2022-09-08T16:27:00Z">
        <w:r>
          <w:rPr>
            <w:rFonts w:hint="eastAsia"/>
          </w:rPr>
          <w:t>描述</w:t>
        </w:r>
      </w:ins>
      <w:ins w:id="138" w:author="蔡晓旭" w:date="2022-09-05T11:38:00Z">
        <w:r>
          <w:rPr>
            <w:rFonts w:hint="eastAsia"/>
          </w:rPr>
          <w:t>各个归因维度。</w:t>
        </w:r>
      </w:ins>
    </w:p>
    <w:p>
      <w:pPr>
        <w:ind w:firstLine="480" w:firstLineChars="200"/>
        <w:rPr>
          <w:ins w:id="139" w:author="蔡晓旭" w:date="2022-09-08T18:19:00Z"/>
        </w:rPr>
      </w:pPr>
      <w:ins w:id="140" w:author="蔡晓旭" w:date="2022-09-05T13:30:00Z">
        <w:r>
          <w:rPr>
            <w:rFonts w:hint="eastAsia"/>
          </w:rPr>
          <w:t>归因维度的贡献度占比计算</w:t>
        </w:r>
      </w:ins>
      <w:ins w:id="141" w:author="蔡晓旭" w:date="2022-09-05T11:38:00Z">
        <w:r>
          <w:rPr>
            <w:rFonts w:hint="eastAsia"/>
          </w:rPr>
          <w:t>：</w:t>
        </w:r>
      </w:ins>
      <w:ins w:id="142" w:author="蔡晓旭" w:date="2022-09-09T09:56:00Z">
        <w:r>
          <w:rPr>
            <w:rFonts w:hint="eastAsia"/>
          </w:rPr>
          <w:t>因子贡献度占比取值于【</w:t>
        </w:r>
      </w:ins>
      <w:ins w:id="143" w:author="蔡晓旭" w:date="2022-09-09T09:56:00Z">
        <w:r>
          <w:rPr>
            <w:rFonts w:hint="eastAsia"/>
            <w:highlight w:val="yellow"/>
          </w:rPr>
          <w:t>特征贡献度表</w:t>
        </w:r>
      </w:ins>
      <w:ins w:id="144" w:author="蔡晓旭" w:date="2022-09-09T09:56:00Z">
        <w:r>
          <w:rPr>
            <w:highlight w:val="yellow"/>
          </w:rPr>
          <w:t>-综合预警模型</w:t>
        </w:r>
      </w:ins>
      <w:ins w:id="145" w:author="蔡晓旭" w:date="2022-09-09T09:56:00Z">
        <w:r>
          <w:rPr>
            <w:rFonts w:hint="eastAsia"/>
          </w:rPr>
          <w:t>】表</w:t>
        </w:r>
      </w:ins>
      <w:ins w:id="146" w:author="蔡晓旭" w:date="2022-09-05T13:29:00Z">
        <w:r>
          <w:rPr>
            <w:rFonts w:hint="eastAsia"/>
          </w:rPr>
          <w:t>，再根据因子所属的归因维度汇总后，得到归因维度贡献度占比进行排序展示。</w:t>
        </w:r>
      </w:ins>
    </w:p>
    <w:p>
      <w:pPr>
        <w:ind w:firstLine="480" w:firstLineChars="200"/>
        <w:rPr>
          <w:color w:val="FF0000"/>
          <w:rPrChange w:id="147" w:author="蔡晓旭" w:date="2022-09-08T18:38:00Z">
            <w:rPr/>
          </w:rPrChange>
        </w:rPr>
      </w:pPr>
      <w:ins w:id="148" w:author="蔡晓旭" w:date="2022-09-08T18:19:00Z">
        <w:r>
          <w:rPr>
            <w:rFonts w:hint="eastAsia"/>
            <w:color w:val="FF0000"/>
          </w:rPr>
          <w:t>注：若与</w:t>
        </w:r>
      </w:ins>
      <w:ins w:id="149" w:author="蔡晓旭" w:date="2022-09-26T16:50:00Z">
        <w:r>
          <w:rPr>
            <w:rFonts w:hint="eastAsia"/>
            <w:color w:val="FF0000"/>
          </w:rPr>
          <w:t>对综合预警模型产生贡献</w:t>
        </w:r>
      </w:ins>
      <w:ins w:id="150" w:author="蔡晓旭" w:date="2022-09-08T18:20:00Z">
        <w:r>
          <w:rPr>
            <w:rFonts w:hint="eastAsia"/>
            <w:color w:val="FF0000"/>
            <w:rPrChange w:id="151" w:author="蔡晓旭" w:date="2022-09-08T18:38:00Z">
              <w:rPr>
                <w:rFonts w:hint="eastAsia"/>
              </w:rPr>
            </w:rPrChange>
          </w:rPr>
          <w:t>的</w:t>
        </w:r>
      </w:ins>
      <w:ins w:id="152" w:author="蔡晓旭" w:date="2022-09-26T16:50:00Z">
        <w:r>
          <w:rPr>
            <w:rFonts w:hint="eastAsia"/>
            <w:color w:val="FF0000"/>
          </w:rPr>
          <w:t>仅为</w:t>
        </w:r>
      </w:ins>
      <w:ins w:id="153" w:author="蔡晓旭" w:date="2022-09-08T18:20:00Z">
        <w:r>
          <w:rPr>
            <w:rFonts w:hint="eastAsia"/>
            <w:color w:val="FF0000"/>
            <w:rPrChange w:id="154" w:author="蔡晓旭" w:date="2022-09-08T18:38:00Z">
              <w:rPr>
                <w:rFonts w:hint="eastAsia"/>
              </w:rPr>
            </w:rPrChange>
          </w:rPr>
          <w:t>无监督</w:t>
        </w:r>
      </w:ins>
      <w:ins w:id="155" w:author="蔡晓旭" w:date="2022-09-26T16:50:00Z">
        <w:r>
          <w:rPr>
            <w:rFonts w:hint="eastAsia"/>
            <w:color w:val="FF0000"/>
          </w:rPr>
          <w:t>子</w:t>
        </w:r>
      </w:ins>
      <w:ins w:id="156" w:author="蔡晓旭" w:date="2022-09-08T18:20:00Z">
        <w:r>
          <w:rPr>
            <w:rFonts w:hint="eastAsia"/>
            <w:color w:val="FF0000"/>
            <w:rPrChange w:id="157" w:author="蔡晓旭" w:date="2022-09-08T18:38:00Z">
              <w:rPr>
                <w:rFonts w:hint="eastAsia"/>
              </w:rPr>
            </w:rPrChange>
          </w:rPr>
          <w:t>模型时</w:t>
        </w:r>
      </w:ins>
      <w:ins w:id="158" w:author="蔡晓旭" w:date="2022-09-26T16:50:00Z">
        <w:r>
          <w:rPr>
            <w:rFonts w:hint="eastAsia"/>
            <w:color w:val="FF0000"/>
          </w:rPr>
          <w:t>（即【特征贡献度表</w:t>
        </w:r>
      </w:ins>
      <w:ins w:id="159" w:author="蔡晓旭" w:date="2022-09-26T16:50:00Z">
        <w:r>
          <w:rPr>
            <w:color w:val="FF0000"/>
          </w:rPr>
          <w:t>-综合预警模型】表中该主体该时点下仅一个特征，特征名称为creditrisk_highfreq_unsupervised，且该特征贡献度为100%</w:t>
        </w:r>
      </w:ins>
      <w:ins w:id="160" w:author="蔡晓旭" w:date="2022-09-26T16:50:00Z">
        <w:r>
          <w:rPr>
            <w:rFonts w:hint="eastAsia"/>
            <w:color w:val="FF0000"/>
          </w:rPr>
          <w:t>）</w:t>
        </w:r>
      </w:ins>
      <w:ins w:id="161" w:author="蔡晓旭" w:date="2022-09-08T18:20:00Z">
        <w:r>
          <w:rPr>
            <w:rFonts w:hint="eastAsia"/>
            <w:color w:val="FF0000"/>
            <w:rPrChange w:id="162" w:author="蔡晓旭" w:date="2022-09-08T18:38:00Z">
              <w:rPr>
                <w:rFonts w:hint="eastAsia"/>
              </w:rPr>
            </w:rPrChange>
          </w:rPr>
          <w:t>，如同时有其他子模型等级与综合预警等级一致，则筛选其他子模型的</w:t>
        </w:r>
      </w:ins>
      <w:ins w:id="163" w:author="蔡晓旭" w:date="2022-09-08T18:21:00Z">
        <w:r>
          <w:rPr>
            <w:rFonts w:hint="eastAsia"/>
            <w:color w:val="FF0000"/>
            <w:rPrChange w:id="164" w:author="蔡晓旭" w:date="2022-09-08T18:38:00Z">
              <w:rPr>
                <w:rFonts w:hint="eastAsia"/>
              </w:rPr>
            </w:rPrChange>
          </w:rPr>
          <w:t>对应因子来按照如上方式计算；如果仅无监督模型等级与综合预警等级一致，则</w:t>
        </w:r>
      </w:ins>
      <w:ins w:id="165" w:author="蔡晓旭" w:date="2022-09-08T18:21:00Z">
        <w:r>
          <w:rPr>
            <w:color w:val="FF0000"/>
            <w:rPrChange w:id="166" w:author="蔡晓旭" w:date="2022-09-08T18:38:00Z">
              <w:rPr/>
            </w:rPrChange>
          </w:rPr>
          <w:t>2-5</w:t>
        </w:r>
      </w:ins>
      <w:ins w:id="167" w:author="蔡晓旭" w:date="2022-09-08T18:21:00Z">
        <w:r>
          <w:rPr>
            <w:rFonts w:hint="eastAsia"/>
            <w:color w:val="FF0000"/>
            <w:rPrChange w:id="168" w:author="蔡晓旭" w:date="2022-09-08T18:38:00Z">
              <w:rPr>
                <w:rFonts w:hint="eastAsia"/>
              </w:rPr>
            </w:rPrChange>
          </w:rPr>
          <w:t>段</w:t>
        </w:r>
      </w:ins>
      <w:ins w:id="169" w:author="蔡晓旭" w:date="2022-09-08T18:24:00Z">
        <w:r>
          <w:rPr>
            <w:rFonts w:hint="eastAsia"/>
            <w:color w:val="FF0000"/>
            <w:rPrChange w:id="170" w:author="蔡晓旭" w:date="2022-09-08T18:38:00Z">
              <w:rPr>
                <w:rFonts w:hint="eastAsia"/>
              </w:rPr>
            </w:rPrChange>
          </w:rPr>
          <w:t>内容替换输出为“主要</w:t>
        </w:r>
      </w:ins>
      <w:ins w:id="171" w:author="蔡晓旭" w:date="2022-09-08T18:26:00Z">
        <w:r>
          <w:rPr>
            <w:rFonts w:hint="eastAsia"/>
            <w:color w:val="FF0000"/>
            <w:rPrChange w:id="172" w:author="蔡晓旭" w:date="2022-09-08T18:38:00Z">
              <w:rPr>
                <w:rFonts w:hint="eastAsia"/>
              </w:rPr>
            </w:rPrChange>
          </w:rPr>
          <w:t>为</w:t>
        </w:r>
      </w:ins>
      <w:ins w:id="173" w:author="蔡晓旭" w:date="2022-09-08T18:37:00Z">
        <w:r>
          <w:rPr>
            <w:rFonts w:hint="eastAsia"/>
            <w:color w:val="FF0000"/>
            <w:rPrChange w:id="174" w:author="蔡晓旭" w:date="2022-09-08T18:38:00Z">
              <w:rPr>
                <w:rFonts w:hint="eastAsia"/>
              </w:rPr>
            </w:rPrChange>
          </w:rPr>
          <w:t>异常水平监测</w:t>
        </w:r>
      </w:ins>
      <w:ins w:id="175" w:author="蔡晓旭" w:date="2022-09-08T18:38:00Z">
        <w:r>
          <w:rPr>
            <w:rFonts w:hint="eastAsia"/>
            <w:color w:val="FF0000"/>
            <w:rPrChange w:id="176" w:author="蔡晓旭" w:date="2022-09-08T18:38:00Z">
              <w:rPr>
                <w:rFonts w:hint="eastAsia"/>
              </w:rPr>
            </w:rPrChange>
          </w:rPr>
          <w:t>预警</w:t>
        </w:r>
      </w:ins>
      <w:ins w:id="177" w:author="蔡晓旭" w:date="2022-09-08T18:24:00Z">
        <w:r>
          <w:rPr>
            <w:rFonts w:hint="eastAsia"/>
            <w:color w:val="FF0000"/>
            <w:rPrChange w:id="178" w:author="蔡晓旭" w:date="2022-09-08T18:38:00Z">
              <w:rPr>
                <w:rFonts w:hint="eastAsia"/>
              </w:rPr>
            </w:rPrChange>
          </w:rPr>
          <w:t>”。</w:t>
        </w:r>
      </w:ins>
      <w:del w:id="179" w:author="蔡晓旭" w:date="2022-09-01T13:31:00Z">
        <w:r>
          <w:rPr>
            <w:rFonts w:hint="eastAsia"/>
            <w:color w:val="FF0000"/>
            <w:rPrChange w:id="180" w:author="蔡晓旭" w:date="2022-09-08T18:38:00Z">
              <w:rPr>
                <w:rFonts w:hint="eastAsia"/>
              </w:rPr>
            </w:rPrChange>
          </w:rPr>
          <w:delText>然后，</w:delText>
        </w:r>
      </w:del>
      <w:del w:id="181" w:author="蔡晓旭" w:date="2022-08-05T09:36:00Z">
        <w:r>
          <w:rPr>
            <w:rFonts w:hint="eastAsia"/>
            <w:color w:val="FF0000"/>
            <w:rPrChange w:id="182" w:author="蔡晓旭" w:date="2022-09-08T18:38:00Z">
              <w:rPr>
                <w:rFonts w:hint="eastAsia"/>
              </w:rPr>
            </w:rPrChange>
          </w:rPr>
          <w:delText>根据</w:delText>
        </w:r>
      </w:del>
      <w:del w:id="183" w:author="蔡晓旭" w:date="2022-09-01T13:31:00Z">
        <w:r>
          <w:rPr>
            <w:rFonts w:hint="eastAsia"/>
            <w:color w:val="FF0000"/>
            <w:rPrChange w:id="184" w:author="蔡晓旭" w:date="2022-09-08T18:38:00Z">
              <w:rPr>
                <w:rFonts w:hint="eastAsia"/>
              </w:rPr>
            </w:rPrChange>
          </w:rPr>
          <w:delText>所有因子的</w:delText>
        </w:r>
      </w:del>
      <w:del w:id="185" w:author="蔡晓旭" w:date="2022-09-01T13:31:00Z">
        <w:commentRangeStart w:id="2"/>
        <w:r>
          <w:rPr>
            <w:rFonts w:hint="eastAsia"/>
            <w:color w:val="FF0000"/>
            <w:rPrChange w:id="186" w:author="蔡晓旭" w:date="2022-09-08T18:38:00Z">
              <w:rPr>
                <w:rFonts w:hint="eastAsia"/>
              </w:rPr>
            </w:rPrChange>
          </w:rPr>
          <w:delText>单因子贡献度</w:delText>
        </w:r>
      </w:del>
      <w:del w:id="187" w:author="蔡晓旭" w:date="2022-08-05T09:36:00Z">
        <w:r>
          <w:rPr>
            <w:rFonts w:hint="eastAsia"/>
            <w:color w:val="FF0000"/>
            <w:rPrChange w:id="188" w:author="蔡晓旭" w:date="2022-09-08T18:38:00Z">
              <w:rPr>
                <w:rFonts w:hint="eastAsia"/>
              </w:rPr>
            </w:rPrChange>
          </w:rPr>
          <w:delText>得分</w:delText>
        </w:r>
        <w:commentRangeEnd w:id="2"/>
      </w:del>
      <w:del w:id="189" w:author="蔡晓旭" w:date="2022-08-05T09:36:00Z">
        <w:r>
          <w:rPr>
            <w:rStyle w:val="15"/>
            <w:color w:val="FF0000"/>
            <w:rPrChange w:id="190" w:author="蔡晓旭" w:date="2022-09-08T18:38:00Z">
              <w:rPr>
                <w:rStyle w:val="15"/>
              </w:rPr>
            </w:rPrChange>
          </w:rPr>
          <w:commentReference w:id="2"/>
        </w:r>
      </w:del>
      <w:del w:id="192" w:author="蔡晓旭" w:date="2022-08-05T09:36:00Z">
        <w:r>
          <w:rPr>
            <w:rFonts w:hint="eastAsia"/>
            <w:color w:val="FF0000"/>
            <w:rPrChange w:id="193" w:author="蔡晓旭" w:date="2022-09-08T18:38:00Z">
              <w:rPr>
                <w:rFonts w:hint="eastAsia"/>
              </w:rPr>
            </w:rPrChange>
          </w:rPr>
          <w:delText>按照因子所属归因维度</w:delText>
        </w:r>
      </w:del>
      <w:del w:id="194" w:author="蔡晓旭" w:date="2022-08-05T09:36:00Z">
        <w:r>
          <w:rPr>
            <w:rFonts w:hint="eastAsia"/>
            <w:color w:val="FF0000"/>
            <w:rPrChange w:id="195" w:author="蔡晓旭" w:date="2022-09-08T18:38:00Z">
              <w:rPr>
                <w:rFonts w:hint="eastAsia"/>
              </w:rPr>
            </w:rPrChange>
          </w:rPr>
          <w:delText>进行加总得到归因维度的贡献度得分，</w:delText>
        </w:r>
      </w:del>
      <w:del w:id="196" w:author="蔡晓旭" w:date="2022-08-05T09:36:00Z">
        <w:r>
          <w:rPr>
            <w:rFonts w:hint="eastAsia"/>
            <w:color w:val="FF0000"/>
            <w:rPrChange w:id="197" w:author="蔡晓旭" w:date="2022-09-08T18:38:00Z">
              <w:rPr>
                <w:rFonts w:hint="eastAsia"/>
              </w:rPr>
            </w:rPrChange>
          </w:rPr>
          <w:delText>再</w:delText>
        </w:r>
      </w:del>
      <w:del w:id="198" w:author="蔡晓旭" w:date="2022-08-05T09:36:00Z">
        <w:r>
          <w:rPr>
            <w:rFonts w:hint="eastAsia"/>
            <w:color w:val="FF0000"/>
            <w:rPrChange w:id="199" w:author="蔡晓旭" w:date="2022-09-08T18:38:00Z">
              <w:rPr>
                <w:rFonts w:hint="eastAsia"/>
              </w:rPr>
            </w:rPrChange>
          </w:rPr>
          <w:delText>通过</w:delText>
        </w:r>
      </w:del>
      <w:del w:id="200" w:author="蔡晓旭" w:date="2022-08-05T09:36:00Z">
        <w:r>
          <w:rPr>
            <w:color w:val="FF0000"/>
            <w:rPrChange w:id="201" w:author="蔡晓旭" w:date="2022-09-08T18:38:00Z">
              <w:rPr/>
            </w:rPrChange>
          </w:rPr>
          <w:delText xml:space="preserve"> </w:delText>
        </w:r>
      </w:del>
      <w:del w:id="202" w:author="蔡晓旭" w:date="2022-08-05T09:36:00Z">
        <w:r>
          <w:rPr>
            <w:rFonts w:hint="eastAsia"/>
            <w:color w:val="FF0000"/>
            <w:rPrChange w:id="203" w:author="蔡晓旭" w:date="2022-09-08T18:38:00Z">
              <w:rPr>
                <w:rFonts w:hint="eastAsia"/>
              </w:rPr>
            </w:rPrChange>
          </w:rPr>
          <w:delText>各归因维度贡献度得分</w:delText>
        </w:r>
      </w:del>
      <w:del w:id="204" w:author="蔡晓旭" w:date="2022-08-05T09:36:00Z">
        <w:r>
          <w:rPr>
            <w:color w:val="FF0000"/>
            <w:rPrChange w:id="205" w:author="蔡晓旭" w:date="2022-09-08T18:38:00Z">
              <w:rPr/>
            </w:rPrChange>
          </w:rPr>
          <w:delText>/4</w:delText>
        </w:r>
      </w:del>
      <w:del w:id="206" w:author="蔡晓旭" w:date="2022-08-05T09:36:00Z">
        <w:r>
          <w:rPr>
            <w:rFonts w:hint="eastAsia"/>
            <w:color w:val="FF0000"/>
            <w:rPrChange w:id="207" w:author="蔡晓旭" w:date="2022-09-08T18:38:00Z">
              <w:rPr>
                <w:rFonts w:hint="eastAsia"/>
              </w:rPr>
            </w:rPrChange>
          </w:rPr>
          <w:delText>个归因维度贡献度的得分之和</w:delText>
        </w:r>
      </w:del>
      <w:del w:id="208" w:author="蔡晓旭" w:date="2022-08-05T09:36:00Z">
        <w:r>
          <w:rPr>
            <w:color w:val="FF0000"/>
            <w:rPrChange w:id="209" w:author="蔡晓旭" w:date="2022-09-08T18:38:00Z">
              <w:rPr/>
            </w:rPrChange>
          </w:rPr>
          <w:delText xml:space="preserve"> </w:delText>
        </w:r>
      </w:del>
      <w:del w:id="210" w:author="蔡晓旭" w:date="2022-08-05T09:36:00Z">
        <w:r>
          <w:rPr>
            <w:rFonts w:hint="eastAsia"/>
            <w:color w:val="FF0000"/>
            <w:rPrChange w:id="211" w:author="蔡晓旭" w:date="2022-09-08T18:38:00Z">
              <w:rPr>
                <w:rFonts w:hint="eastAsia"/>
              </w:rPr>
            </w:rPrChange>
          </w:rPr>
          <w:delText>得到归因维度的贡献度占比。最后，</w:delText>
        </w:r>
      </w:del>
      <w:del w:id="212" w:author="蔡晓旭" w:date="2022-09-01T13:31:00Z">
        <w:r>
          <w:rPr>
            <w:rFonts w:hint="eastAsia"/>
            <w:color w:val="FF0000"/>
            <w:rPrChange w:id="213" w:author="蔡晓旭" w:date="2022-09-08T18:38:00Z">
              <w:rPr>
                <w:rFonts w:hint="eastAsia"/>
              </w:rPr>
            </w:rPrChange>
          </w:rPr>
          <w:delText>按照</w:delText>
        </w:r>
      </w:del>
      <w:del w:id="214" w:author="蔡晓旭" w:date="2022-09-01T13:31:00Z">
        <w:r>
          <w:rPr>
            <w:color w:val="FF0000"/>
            <w:rPrChange w:id="215" w:author="蔡晓旭" w:date="2022-09-08T18:38:00Z">
              <w:rPr/>
            </w:rPrChange>
          </w:rPr>
          <w:delText>4</w:delText>
        </w:r>
      </w:del>
      <w:del w:id="216" w:author="蔡晓旭" w:date="2022-09-01T13:31:00Z">
        <w:r>
          <w:rPr>
            <w:rFonts w:hint="eastAsia"/>
            <w:color w:val="FF0000"/>
            <w:rPrChange w:id="217" w:author="蔡晓旭" w:date="2022-09-08T18:38:00Z">
              <w:rPr>
                <w:rFonts w:hint="eastAsia"/>
              </w:rPr>
            </w:rPrChange>
          </w:rPr>
          <w:delText>大</w:delText>
        </w:r>
      </w:del>
      <w:del w:id="218" w:author="蔡晓旭" w:date="2022-09-01T13:31:00Z">
        <w:r>
          <w:rPr>
            <w:rFonts w:hint="eastAsia"/>
            <w:color w:val="FF0000"/>
            <w:rPrChange w:id="219" w:author="蔡晓旭" w:date="2022-09-08T18:38:00Z">
              <w:rPr>
                <w:rFonts w:hint="eastAsia"/>
              </w:rPr>
            </w:rPrChange>
          </w:rPr>
          <w:delText>归因维度的贡献度占比</w:delText>
        </w:r>
      </w:del>
      <w:del w:id="220" w:author="蔡晓旭" w:date="2022-09-01T13:31:00Z">
        <w:r>
          <w:rPr>
            <w:rFonts w:hint="eastAsia"/>
            <w:color w:val="FF0000"/>
            <w:rPrChange w:id="221" w:author="蔡晓旭" w:date="2022-09-08T18:38:00Z">
              <w:rPr>
                <w:rFonts w:hint="eastAsia"/>
              </w:rPr>
            </w:rPrChange>
          </w:rPr>
          <w:delText>倒序排序</w:delText>
        </w:r>
      </w:del>
      <w:del w:id="222" w:author="蔡晓旭" w:date="2022-09-01T13:31:00Z">
        <w:r>
          <w:rPr>
            <w:rFonts w:hint="eastAsia"/>
            <w:color w:val="FF0000"/>
            <w:rPrChange w:id="223" w:author="蔡晓旭" w:date="2022-09-08T18:38:00Z">
              <w:rPr>
                <w:rFonts w:hint="eastAsia"/>
              </w:rPr>
            </w:rPrChange>
          </w:rPr>
          <w:delText>在简述中对应位置</w:delText>
        </w:r>
      </w:del>
      <w:del w:id="224" w:author="蔡晓旭" w:date="2022-09-01T13:31:00Z">
        <w:r>
          <w:rPr>
            <w:rFonts w:hint="eastAsia"/>
            <w:color w:val="FF0000"/>
            <w:rPrChange w:id="225" w:author="蔡晓旭" w:date="2022-09-08T18:38:00Z">
              <w:rPr>
                <w:rFonts w:hint="eastAsia"/>
              </w:rPr>
            </w:rPrChange>
          </w:rPr>
          <w:delText>填入</w:delText>
        </w:r>
      </w:del>
      <w:del w:id="226" w:author="蔡晓旭" w:date="2022-09-01T13:31:00Z">
        <w:r>
          <w:rPr>
            <w:rFonts w:hint="eastAsia"/>
            <w:color w:val="FF0000"/>
            <w:rPrChange w:id="227" w:author="蔡晓旭" w:date="2022-09-08T18:38:00Z">
              <w:rPr>
                <w:rFonts w:hint="eastAsia"/>
              </w:rPr>
            </w:rPrChange>
          </w:rPr>
          <w:delText>归因</w:delText>
        </w:r>
      </w:del>
      <w:del w:id="228" w:author="蔡晓旭" w:date="2022-09-01T13:31:00Z">
        <w:r>
          <w:rPr>
            <w:rFonts w:hint="eastAsia"/>
            <w:color w:val="FF0000"/>
            <w:rPrChange w:id="229" w:author="蔡晓旭" w:date="2022-09-08T18:38:00Z">
              <w:rPr>
                <w:rFonts w:hint="eastAsia"/>
              </w:rPr>
            </w:rPrChange>
          </w:rPr>
          <w:delText>维度名称。</w:delText>
        </w:r>
      </w:del>
    </w:p>
    <w:p>
      <w:pPr>
        <w:ind w:firstLine="480" w:firstLineChars="200"/>
      </w:pPr>
      <w:r>
        <w:rPr>
          <w:rFonts w:hint="eastAsia"/>
        </w:rPr>
        <w:t>（5）、（1</w:t>
      </w:r>
      <w:r>
        <w:t>4</w:t>
      </w:r>
      <w:r>
        <w:rPr>
          <w:rFonts w:hint="eastAsia"/>
        </w:rPr>
        <w:t>）、（2</w:t>
      </w:r>
      <w:r>
        <w:t>3</w:t>
      </w:r>
      <w:r>
        <w:rPr>
          <w:rFonts w:hint="eastAsia"/>
        </w:rPr>
        <w:t>）、（2</w:t>
      </w:r>
      <w:r>
        <w:t>8</w:t>
      </w:r>
      <w:r>
        <w:rPr>
          <w:rFonts w:hint="eastAsia"/>
        </w:rPr>
        <w:t>）：</w:t>
      </w:r>
      <w:ins w:id="230" w:author="蔡晓旭" w:date="2022-09-08T14:18:00Z">
        <w:r>
          <w:rPr>
            <w:rFonts w:hint="eastAsia"/>
          </w:rPr>
          <w:t>按照</w:t>
        </w:r>
      </w:ins>
      <w:ins w:id="231" w:author="蔡晓旭" w:date="2022-09-08T14:18:00Z">
        <w:r>
          <w:rPr>
            <w:rFonts w:hint="eastAsia"/>
            <w:highlight w:val="green"/>
            <w:rPrChange w:id="232" w:author="蔡晓旭" w:date="2022-09-08T16:34:00Z">
              <w:rPr>
                <w:rFonts w:hint="eastAsia"/>
              </w:rPr>
            </w:rPrChange>
          </w:rPr>
          <w:t>（</w:t>
        </w:r>
      </w:ins>
      <w:ins w:id="233" w:author="蔡晓旭" w:date="2022-09-08T14:18:00Z">
        <w:r>
          <w:rPr>
            <w:highlight w:val="green"/>
            <w:rPrChange w:id="234" w:author="蔡晓旭" w:date="2022-09-08T16:34:00Z">
              <w:rPr/>
            </w:rPrChange>
          </w:rPr>
          <w:t>4</w:t>
        </w:r>
      </w:ins>
      <w:ins w:id="235" w:author="蔡晓旭" w:date="2022-09-08T14:18:00Z">
        <w:r>
          <w:rPr>
            <w:rFonts w:hint="eastAsia"/>
            <w:highlight w:val="green"/>
            <w:rPrChange w:id="236" w:author="蔡晓旭" w:date="2022-09-08T16:34:00Z">
              <w:rPr>
                <w:rFonts w:hint="eastAsia"/>
              </w:rPr>
            </w:rPrChange>
          </w:rPr>
          <w:t>）、（</w:t>
        </w:r>
      </w:ins>
      <w:ins w:id="237" w:author="蔡晓旭" w:date="2022-09-08T14:18:00Z">
        <w:r>
          <w:rPr>
            <w:highlight w:val="green"/>
            <w:rPrChange w:id="238" w:author="蔡晓旭" w:date="2022-09-08T16:34:00Z">
              <w:rPr/>
            </w:rPrChange>
          </w:rPr>
          <w:t>13</w:t>
        </w:r>
      </w:ins>
      <w:ins w:id="239" w:author="蔡晓旭" w:date="2022-09-08T14:18:00Z">
        <w:r>
          <w:rPr>
            <w:rFonts w:hint="eastAsia"/>
            <w:highlight w:val="green"/>
            <w:rPrChange w:id="240" w:author="蔡晓旭" w:date="2022-09-08T16:34:00Z">
              <w:rPr>
                <w:rFonts w:hint="eastAsia"/>
              </w:rPr>
            </w:rPrChange>
          </w:rPr>
          <w:t>）、（</w:t>
        </w:r>
      </w:ins>
      <w:ins w:id="241" w:author="蔡晓旭" w:date="2022-09-08T14:18:00Z">
        <w:r>
          <w:rPr>
            <w:highlight w:val="green"/>
            <w:rPrChange w:id="242" w:author="蔡晓旭" w:date="2022-09-08T16:34:00Z">
              <w:rPr/>
            </w:rPrChange>
          </w:rPr>
          <w:t>22</w:t>
        </w:r>
      </w:ins>
      <w:ins w:id="243" w:author="蔡晓旭" w:date="2022-09-08T14:18:00Z">
        <w:r>
          <w:rPr>
            <w:rFonts w:hint="eastAsia"/>
            <w:highlight w:val="green"/>
            <w:rPrChange w:id="244" w:author="蔡晓旭" w:date="2022-09-08T16:34:00Z">
              <w:rPr>
                <w:rFonts w:hint="eastAsia"/>
              </w:rPr>
            </w:rPrChange>
          </w:rPr>
          <w:t>）、（</w:t>
        </w:r>
      </w:ins>
      <w:ins w:id="245" w:author="蔡晓旭" w:date="2022-09-08T14:18:00Z">
        <w:r>
          <w:rPr>
            <w:highlight w:val="green"/>
            <w:rPrChange w:id="246" w:author="蔡晓旭" w:date="2022-09-08T16:34:00Z">
              <w:rPr/>
            </w:rPrChange>
          </w:rPr>
          <w:t>27</w:t>
        </w:r>
      </w:ins>
      <w:ins w:id="247" w:author="蔡晓旭" w:date="2022-09-08T14:18:00Z">
        <w:r>
          <w:rPr>
            <w:rFonts w:hint="eastAsia"/>
            <w:highlight w:val="green"/>
            <w:rPrChange w:id="248" w:author="蔡晓旭" w:date="2022-09-08T16:34:00Z">
              <w:rPr>
                <w:rFonts w:hint="eastAsia"/>
              </w:rPr>
            </w:rPrChange>
          </w:rPr>
          <w:t>）</w:t>
        </w:r>
      </w:ins>
      <w:ins w:id="249" w:author="蔡晓旭" w:date="2022-09-09T09:40:00Z">
        <w:r>
          <w:rPr>
            <w:rFonts w:hint="eastAsia"/>
            <w:highlight w:val="green"/>
          </w:rPr>
          <w:t>因子</w:t>
        </w:r>
      </w:ins>
      <w:ins w:id="250" w:author="蔡晓旭" w:date="2022-09-09T09:41:00Z">
        <w:r>
          <w:rPr>
            <w:rFonts w:hint="eastAsia"/>
            <w:highlight w:val="green"/>
          </w:rPr>
          <w:t>维度</w:t>
        </w:r>
      </w:ins>
      <w:ins w:id="251" w:author="蔡晓旭" w:date="2022-09-08T14:18:00Z">
        <w:r>
          <w:rPr>
            <w:rFonts w:hint="eastAsia"/>
            <w:highlight w:val="green"/>
            <w:rPrChange w:id="252" w:author="蔡晓旭" w:date="2022-09-08T16:34:00Z">
              <w:rPr>
                <w:rFonts w:hint="eastAsia"/>
              </w:rPr>
            </w:rPrChange>
          </w:rPr>
          <w:t>范围</w:t>
        </w:r>
      </w:ins>
      <w:ins w:id="253" w:author="蔡晓旭" w:date="2022-09-08T14:18:00Z">
        <w:r>
          <w:rPr>
            <w:rFonts w:hint="eastAsia"/>
          </w:rPr>
          <w:t>，</w:t>
        </w:r>
      </w:ins>
      <w:del w:id="254" w:author="蔡晓旭" w:date="2022-09-08T14:18:00Z">
        <w:r>
          <w:rPr>
            <w:rFonts w:hint="eastAsia"/>
          </w:rPr>
          <w:delText>指</w:delText>
        </w:r>
      </w:del>
      <w:ins w:id="255" w:author="蔡晓旭" w:date="2022-09-08T14:18:00Z">
        <w:r>
          <w:rPr>
            <w:rFonts w:hint="eastAsia"/>
          </w:rPr>
          <w:t>输出</w:t>
        </w:r>
      </w:ins>
      <w:r>
        <w:rPr>
          <w:rFonts w:hint="eastAsia"/>
        </w:rPr>
        <w:t>各归因维度的贡献度占比数值（四舍五入到百分号前的整数位展示）。</w:t>
      </w:r>
    </w:p>
    <w:p>
      <w:pPr>
        <w:ind w:firstLine="480" w:firstLineChars="200"/>
        <w:rPr>
          <w:del w:id="256" w:author="蔡晓旭" w:date="2022-07-18T17:54:00Z"/>
        </w:rPr>
      </w:pPr>
      <w:del w:id="257" w:author="蔡晓旭" w:date="2022-07-18T17:54:00Z">
        <w:r>
          <w:rPr>
            <w:rFonts w:hint="eastAsia"/>
          </w:rPr>
          <w:delText>（</w:delText>
        </w:r>
      </w:del>
      <w:del w:id="258" w:author="蔡晓旭" w:date="2022-07-18T17:54:00Z">
        <w:r>
          <w:rPr/>
          <w:delText>6</w:delText>
        </w:r>
      </w:del>
      <w:del w:id="259" w:author="蔡晓旭" w:date="2022-07-18T17:54:00Z">
        <w:r>
          <w:rPr>
            <w:rFonts w:hint="eastAsia"/>
          </w:rPr>
          <w:delText>）、（1</w:delText>
        </w:r>
      </w:del>
      <w:del w:id="260" w:author="蔡晓旭" w:date="2022-07-18T17:54:00Z">
        <w:r>
          <w:rPr/>
          <w:delText>5</w:delText>
        </w:r>
      </w:del>
      <w:del w:id="261" w:author="蔡晓旭" w:date="2022-07-18T17:54:00Z">
        <w:r>
          <w:rPr>
            <w:rFonts w:hint="eastAsia"/>
          </w:rPr>
          <w:delText>）、（2</w:delText>
        </w:r>
      </w:del>
      <w:del w:id="262" w:author="蔡晓旭" w:date="2022-07-18T17:54:00Z">
        <w:r>
          <w:rPr/>
          <w:delText>4</w:delText>
        </w:r>
      </w:del>
      <w:del w:id="263" w:author="蔡晓旭" w:date="2022-07-18T17:54:00Z">
        <w:r>
          <w:rPr>
            <w:rFonts w:hint="eastAsia"/>
          </w:rPr>
          <w:delText>）、（2</w:delText>
        </w:r>
      </w:del>
      <w:del w:id="264" w:author="蔡晓旭" w:date="2022-07-18T17:54:00Z">
        <w:r>
          <w:rPr/>
          <w:delText>9</w:delText>
        </w:r>
      </w:del>
      <w:del w:id="265" w:author="蔡晓旭" w:date="2022-07-18T17:54:00Z">
        <w:r>
          <w:rPr>
            <w:rFonts w:hint="eastAsia"/>
          </w:rPr>
          <w:delText>）：简述主体对应的各归因维度贡献度得分在城投/产业范围（按照主体实际所属范围进行选择）内进行倒序排序，计算该主体在各维度下的得分排名百分比所属范围，填入对应位置。当某归因维度得分在范围内排名百分位&gt;</w:delText>
        </w:r>
      </w:del>
      <w:del w:id="266" w:author="蔡晓旭" w:date="2022-07-18T17:54:00Z">
        <w:r>
          <w:rPr/>
          <w:delText>70</w:delText>
        </w:r>
      </w:del>
      <w:del w:id="267" w:author="蔡晓旭" w:date="2022-07-18T17:54:00Z">
        <w:r>
          <w:rPr>
            <w:rFonts w:hint="eastAsia"/>
          </w:rPr>
          <w:delText>%时，则表述为后X</w:delText>
        </w:r>
      </w:del>
      <w:del w:id="268" w:author="蔡晓旭" w:date="2022-07-18T17:54:00Z">
        <w:r>
          <w:rPr/>
          <w:delText>%</w:delText>
        </w:r>
      </w:del>
      <w:del w:id="269" w:author="蔡晓旭" w:date="2022-07-18T17:54:00Z">
        <w:r>
          <w:rPr>
            <w:rFonts w:hint="eastAsia"/>
          </w:rPr>
          <w:delText>，例如舆情维度得分排在</w:delText>
        </w:r>
      </w:del>
      <w:del w:id="270" w:author="蔡晓旭" w:date="2022-07-18T17:54:00Z">
        <w:r>
          <w:rPr/>
          <w:delText>1500/2000</w:delText>
        </w:r>
      </w:del>
      <w:del w:id="271" w:author="蔡晓旭" w:date="2022-07-18T17:54:00Z">
        <w:r>
          <w:rPr>
            <w:rFonts w:hint="eastAsia"/>
          </w:rPr>
          <w:delText>时，输出为后2</w:delText>
        </w:r>
      </w:del>
      <w:del w:id="272" w:author="蔡晓旭" w:date="2022-07-18T17:54:00Z">
        <w:r>
          <w:rPr/>
          <w:delText>5%</w:delText>
        </w:r>
      </w:del>
      <w:del w:id="273" w:author="蔡晓旭" w:date="2022-07-18T17:54:00Z">
        <w:r>
          <w:rPr>
            <w:rFonts w:hint="eastAsia"/>
          </w:rPr>
          <w:delText>。</w:delText>
        </w:r>
      </w:del>
    </w:p>
    <w:p>
      <w:pPr>
        <w:ind w:firstLine="480" w:firstLineChars="200"/>
        <w:rPr>
          <w:ins w:id="274" w:author="蔡晓旭" w:date="2022-09-07T19:22:00Z"/>
        </w:rPr>
      </w:pPr>
      <w:r>
        <w:rPr>
          <w:rFonts w:hint="eastAsia"/>
        </w:rPr>
        <w:t>（7）、（</w:t>
      </w:r>
      <w:r>
        <w:t>16</w:t>
      </w:r>
      <w:r>
        <w:rPr>
          <w:rFonts w:hint="eastAsia"/>
        </w:rPr>
        <w:t>）、（2</w:t>
      </w:r>
      <w:r>
        <w:t>5</w:t>
      </w:r>
      <w:r>
        <w:rPr>
          <w:rFonts w:hint="eastAsia"/>
        </w:rPr>
        <w:t>）、（3</w:t>
      </w:r>
      <w:r>
        <w:t>0</w:t>
      </w:r>
      <w:r>
        <w:rPr>
          <w:rFonts w:hint="eastAsia"/>
        </w:rPr>
        <w:t>）</w:t>
      </w:r>
      <w:ins w:id="275" w:author="蔡晓旭" w:date="2022-09-07T19:18:00Z">
        <w:r>
          <w:rPr>
            <w:rFonts w:hint="eastAsia"/>
          </w:rPr>
          <w:t>：</w:t>
        </w:r>
      </w:ins>
      <w:ins w:id="276" w:author="蔡晓旭" w:date="2022-09-08T16:37:00Z">
        <w:r>
          <w:rPr>
            <w:rFonts w:hint="eastAsia"/>
          </w:rPr>
          <w:t>按照</w:t>
        </w:r>
      </w:ins>
      <w:ins w:id="277" w:author="蔡晓旭" w:date="2022-09-08T16:37:00Z">
        <w:r>
          <w:rPr>
            <w:rFonts w:hint="eastAsia"/>
            <w:highlight w:val="green"/>
          </w:rPr>
          <w:t>（4）、（1</w:t>
        </w:r>
      </w:ins>
      <w:ins w:id="278" w:author="蔡晓旭" w:date="2022-09-08T16:37:00Z">
        <w:r>
          <w:rPr>
            <w:highlight w:val="green"/>
          </w:rPr>
          <w:t>3</w:t>
        </w:r>
      </w:ins>
      <w:ins w:id="279" w:author="蔡晓旭" w:date="2022-09-08T16:37:00Z">
        <w:r>
          <w:rPr>
            <w:rFonts w:hint="eastAsia"/>
            <w:highlight w:val="green"/>
          </w:rPr>
          <w:t>）、（2</w:t>
        </w:r>
      </w:ins>
      <w:ins w:id="280" w:author="蔡晓旭" w:date="2022-09-08T16:37:00Z">
        <w:r>
          <w:rPr>
            <w:highlight w:val="green"/>
          </w:rPr>
          <w:t>2</w:t>
        </w:r>
      </w:ins>
      <w:ins w:id="281" w:author="蔡晓旭" w:date="2022-09-08T16:37:00Z">
        <w:r>
          <w:rPr>
            <w:rFonts w:hint="eastAsia"/>
            <w:highlight w:val="green"/>
          </w:rPr>
          <w:t>）、（2</w:t>
        </w:r>
      </w:ins>
      <w:ins w:id="282" w:author="蔡晓旭" w:date="2022-09-08T16:37:00Z">
        <w:r>
          <w:rPr>
            <w:highlight w:val="green"/>
          </w:rPr>
          <w:t>7</w:t>
        </w:r>
      </w:ins>
      <w:ins w:id="283" w:author="蔡晓旭" w:date="2022-09-08T16:37:00Z">
        <w:r>
          <w:rPr>
            <w:rFonts w:hint="eastAsia"/>
            <w:highlight w:val="green"/>
          </w:rPr>
          <w:t>）</w:t>
        </w:r>
      </w:ins>
      <w:ins w:id="284" w:author="蔡晓旭" w:date="2022-09-09T09:40:00Z">
        <w:r>
          <w:rPr>
            <w:rFonts w:hint="eastAsia"/>
            <w:highlight w:val="green"/>
          </w:rPr>
          <w:t>因子</w:t>
        </w:r>
      </w:ins>
      <w:ins w:id="285" w:author="蔡晓旭" w:date="2022-09-09T09:41:00Z">
        <w:r>
          <w:rPr>
            <w:rFonts w:hint="eastAsia"/>
            <w:highlight w:val="green"/>
          </w:rPr>
          <w:t>维度</w:t>
        </w:r>
      </w:ins>
      <w:ins w:id="286" w:author="蔡晓旭" w:date="2022-09-08T16:37:00Z">
        <w:r>
          <w:rPr>
            <w:rFonts w:hint="eastAsia"/>
            <w:highlight w:val="green"/>
          </w:rPr>
          <w:t>范围</w:t>
        </w:r>
      </w:ins>
      <w:ins w:id="287" w:author="蔡晓旭" w:date="2022-09-08T16:37:00Z">
        <w:r>
          <w:rPr>
            <w:rFonts w:hint="eastAsia"/>
          </w:rPr>
          <w:t>，</w:t>
        </w:r>
      </w:ins>
      <w:ins w:id="288" w:author="蔡晓旭" w:date="2022-09-07T19:18:00Z">
        <w:r>
          <w:rPr>
            <w:rFonts w:hint="eastAsia"/>
          </w:rPr>
          <w:t>基于</w:t>
        </w:r>
      </w:ins>
      <w:ins w:id="289" w:author="蔡晓旭" w:date="2022-09-07T19:19:00Z">
        <w:r>
          <w:rPr>
            <w:rFonts w:hint="eastAsia"/>
          </w:rPr>
          <w:t>各子模型对应特征所属维度的贡献度占比</w:t>
        </w:r>
      </w:ins>
      <w:ins w:id="290" w:author="蔡晓旭" w:date="2022-09-08T14:21:00Z">
        <w:r>
          <w:rPr>
            <w:rFonts w:hint="eastAsia"/>
          </w:rPr>
          <w:t>（取值于【</w:t>
        </w:r>
      </w:ins>
      <w:ins w:id="291" w:author="蔡晓旭" w:date="2022-09-08T14:21:00Z">
        <w:r>
          <w:rPr>
            <w:rFonts w:hint="eastAsia"/>
            <w:highlight w:val="yellow"/>
            <w:rPrChange w:id="292" w:author="蔡晓旭" w:date="2022-09-08T14:22:00Z">
              <w:rPr>
                <w:rFonts w:hint="eastAsia"/>
              </w:rPr>
            </w:rPrChange>
          </w:rPr>
          <w:t>特征贡献度表</w:t>
        </w:r>
      </w:ins>
      <w:ins w:id="293" w:author="蔡晓旭" w:date="2022-09-08T14:21:00Z">
        <w:r>
          <w:rPr>
            <w:highlight w:val="yellow"/>
            <w:rPrChange w:id="294" w:author="蔡晓旭" w:date="2022-09-08T14:22:00Z">
              <w:rPr/>
            </w:rPrChange>
          </w:rPr>
          <w:t>-</w:t>
        </w:r>
      </w:ins>
      <w:ins w:id="295" w:author="蔡晓旭" w:date="2022-09-08T14:21:00Z">
        <w:r>
          <w:rPr>
            <w:highlight w:val="yellow"/>
            <w:rPrChange w:id="296" w:author="蔡晓旭" w:date="2022-09-08T14:22:00Z">
              <w:rPr/>
            </w:rPrChange>
          </w:rPr>
          <w:t>中频城投预警子模型</w:t>
        </w:r>
      </w:ins>
      <w:ins w:id="297" w:author="蔡晓旭" w:date="2022-09-08T14:21:00Z">
        <w:r>
          <w:rPr>
            <w:rFonts w:hint="eastAsia"/>
            <w:highlight w:val="yellow"/>
            <w:rPrChange w:id="298" w:author="蔡晓旭" w:date="2022-09-08T14:22:00Z">
              <w:rPr>
                <w:rFonts w:hint="eastAsia"/>
              </w:rPr>
            </w:rPrChange>
          </w:rPr>
          <w:t>】</w:t>
        </w:r>
      </w:ins>
      <w:ins w:id="299" w:author="蔡晓旭" w:date="2022-09-08T14:22:00Z">
        <w:r>
          <w:rPr>
            <w:highlight w:val="yellow"/>
            <w:rPrChange w:id="300" w:author="蔡晓旭" w:date="2022-09-08T14:22:00Z">
              <w:rPr/>
            </w:rPrChange>
          </w:rPr>
          <w:t>/</w:t>
        </w:r>
      </w:ins>
      <w:ins w:id="301" w:author="蔡晓旭" w:date="2022-09-08T14:22:00Z">
        <w:r>
          <w:rPr>
            <w:rFonts w:hint="eastAsia"/>
            <w:highlight w:val="yellow"/>
            <w:rPrChange w:id="302" w:author="蔡晓旭" w:date="2022-09-08T14:22:00Z">
              <w:rPr>
                <w:rFonts w:hint="eastAsia"/>
              </w:rPr>
            </w:rPrChange>
          </w:rPr>
          <w:t>【特征贡献度表</w:t>
        </w:r>
      </w:ins>
      <w:ins w:id="303" w:author="蔡晓旭" w:date="2022-09-08T14:22:00Z">
        <w:r>
          <w:rPr>
            <w:highlight w:val="yellow"/>
            <w:rPrChange w:id="304" w:author="蔡晓旭" w:date="2022-09-08T14:22:00Z">
              <w:rPr/>
            </w:rPrChange>
          </w:rPr>
          <w:t>-</w:t>
        </w:r>
      </w:ins>
      <w:ins w:id="305" w:author="蔡晓旭" w:date="2022-09-08T14:22:00Z">
        <w:r>
          <w:rPr>
            <w:highlight w:val="yellow"/>
            <w:rPrChange w:id="306" w:author="蔡晓旭" w:date="2022-09-08T14:22:00Z">
              <w:rPr/>
            </w:rPrChange>
          </w:rPr>
          <w:t>中频</w:t>
        </w:r>
      </w:ins>
      <w:ins w:id="307" w:author="蔡晓旭" w:date="2022-09-08T14:22:00Z">
        <w:r>
          <w:rPr>
            <w:rFonts w:hint="eastAsia"/>
            <w:highlight w:val="yellow"/>
            <w:rPrChange w:id="308" w:author="蔡晓旭" w:date="2022-09-08T14:22:00Z">
              <w:rPr>
                <w:rFonts w:hint="eastAsia"/>
              </w:rPr>
            </w:rPrChange>
          </w:rPr>
          <w:t>产业</w:t>
        </w:r>
      </w:ins>
      <w:ins w:id="309" w:author="蔡晓旭" w:date="2022-09-08T14:22:00Z">
        <w:r>
          <w:rPr>
            <w:highlight w:val="yellow"/>
            <w:rPrChange w:id="310" w:author="蔡晓旭" w:date="2022-09-08T14:22:00Z">
              <w:rPr/>
            </w:rPrChange>
          </w:rPr>
          <w:t>预警子模型</w:t>
        </w:r>
      </w:ins>
      <w:ins w:id="311" w:author="蔡晓旭" w:date="2022-09-08T14:22:00Z">
        <w:r>
          <w:rPr>
            <w:rFonts w:hint="eastAsia"/>
            <w:highlight w:val="yellow"/>
            <w:rPrChange w:id="312" w:author="蔡晓旭" w:date="2022-09-08T14:22:00Z">
              <w:rPr>
                <w:rFonts w:hint="eastAsia"/>
              </w:rPr>
            </w:rPrChange>
          </w:rPr>
          <w:t>】</w:t>
        </w:r>
      </w:ins>
      <w:ins w:id="313" w:author="蔡晓旭" w:date="2022-09-08T14:22:00Z">
        <w:r>
          <w:rPr>
            <w:highlight w:val="yellow"/>
            <w:rPrChange w:id="314" w:author="蔡晓旭" w:date="2022-09-08T14:22:00Z">
              <w:rPr/>
            </w:rPrChange>
          </w:rPr>
          <w:t>/</w:t>
        </w:r>
      </w:ins>
      <w:ins w:id="315" w:author="蔡晓旭" w:date="2022-09-08T14:22:00Z">
        <w:r>
          <w:rPr>
            <w:rFonts w:hint="eastAsia"/>
            <w:highlight w:val="yellow"/>
            <w:rPrChange w:id="316" w:author="蔡晓旭" w:date="2022-09-08T14:22:00Z">
              <w:rPr>
                <w:rFonts w:hint="eastAsia"/>
              </w:rPr>
            </w:rPrChange>
          </w:rPr>
          <w:t>【特征贡献度表</w:t>
        </w:r>
      </w:ins>
      <w:ins w:id="317" w:author="蔡晓旭" w:date="2022-09-08T14:22:00Z">
        <w:r>
          <w:rPr>
            <w:highlight w:val="yellow"/>
            <w:rPrChange w:id="318" w:author="蔡晓旭" w:date="2022-09-08T14:22:00Z">
              <w:rPr/>
            </w:rPrChange>
          </w:rPr>
          <w:t>-</w:t>
        </w:r>
      </w:ins>
      <w:ins w:id="319" w:author="蔡晓旭" w:date="2022-09-08T14:22:00Z">
        <w:r>
          <w:rPr>
            <w:rFonts w:hint="eastAsia"/>
            <w:highlight w:val="yellow"/>
            <w:rPrChange w:id="320" w:author="蔡晓旭" w:date="2022-09-08T14:22:00Z">
              <w:rPr>
                <w:rFonts w:hint="eastAsia"/>
              </w:rPr>
            </w:rPrChange>
          </w:rPr>
          <w:t>高频</w:t>
        </w:r>
      </w:ins>
      <w:ins w:id="321" w:author="蔡晓旭" w:date="2022-09-08T14:22:00Z">
        <w:r>
          <w:rPr>
            <w:highlight w:val="yellow"/>
            <w:rPrChange w:id="322" w:author="蔡晓旭" w:date="2022-09-08T14:22:00Z">
              <w:rPr/>
            </w:rPrChange>
          </w:rPr>
          <w:t>预警子模型</w:t>
        </w:r>
      </w:ins>
      <w:ins w:id="323" w:author="蔡晓旭" w:date="2022-09-08T14:22:00Z">
        <w:r>
          <w:rPr>
            <w:rFonts w:hint="eastAsia"/>
            <w:highlight w:val="yellow"/>
            <w:rPrChange w:id="324" w:author="蔡晓旭" w:date="2022-09-08T14:22:00Z">
              <w:rPr>
                <w:rFonts w:hint="eastAsia"/>
              </w:rPr>
            </w:rPrChange>
          </w:rPr>
          <w:t>】</w:t>
        </w:r>
      </w:ins>
      <w:ins w:id="325" w:author="蔡晓旭" w:date="2022-09-08T14:22:00Z">
        <w:r>
          <w:rPr>
            <w:highlight w:val="yellow"/>
            <w:rPrChange w:id="326" w:author="蔡晓旭" w:date="2022-09-08T14:22:00Z">
              <w:rPr/>
            </w:rPrChange>
          </w:rPr>
          <w:t>/</w:t>
        </w:r>
      </w:ins>
      <w:ins w:id="327" w:author="蔡晓旭" w:date="2022-09-08T14:22:00Z">
        <w:r>
          <w:rPr>
            <w:rFonts w:hint="eastAsia"/>
            <w:highlight w:val="yellow"/>
            <w:rPrChange w:id="328" w:author="蔡晓旭" w:date="2022-09-08T14:22:00Z">
              <w:rPr>
                <w:rFonts w:hint="eastAsia"/>
              </w:rPr>
            </w:rPrChange>
          </w:rPr>
          <w:t>【特征贡献度表</w:t>
        </w:r>
      </w:ins>
      <w:ins w:id="329" w:author="蔡晓旭" w:date="2022-09-08T14:22:00Z">
        <w:r>
          <w:rPr>
            <w:highlight w:val="yellow"/>
            <w:rPrChange w:id="330" w:author="蔡晓旭" w:date="2022-09-08T14:22:00Z">
              <w:rPr/>
            </w:rPrChange>
          </w:rPr>
          <w:t>-</w:t>
        </w:r>
      </w:ins>
      <w:ins w:id="331" w:author="蔡晓旭" w:date="2022-09-08T14:22:00Z">
        <w:r>
          <w:rPr>
            <w:rFonts w:hint="eastAsia"/>
            <w:highlight w:val="yellow"/>
            <w:rPrChange w:id="332" w:author="蔡晓旭" w:date="2022-09-08T14:22:00Z">
              <w:rPr>
                <w:rFonts w:hint="eastAsia"/>
              </w:rPr>
            </w:rPrChange>
          </w:rPr>
          <w:t>低频</w:t>
        </w:r>
      </w:ins>
      <w:ins w:id="333" w:author="蔡晓旭" w:date="2022-09-08T14:22:00Z">
        <w:r>
          <w:rPr>
            <w:highlight w:val="yellow"/>
            <w:rPrChange w:id="334" w:author="蔡晓旭" w:date="2022-09-08T14:22:00Z">
              <w:rPr/>
            </w:rPrChange>
          </w:rPr>
          <w:t>预警子模型</w:t>
        </w:r>
      </w:ins>
      <w:ins w:id="335" w:author="蔡晓旭" w:date="2022-09-08T14:22:00Z">
        <w:r>
          <w:rPr>
            <w:rFonts w:hint="eastAsia"/>
            <w:highlight w:val="yellow"/>
            <w:rPrChange w:id="336" w:author="蔡晓旭" w:date="2022-09-08T14:22:00Z">
              <w:rPr>
                <w:rFonts w:hint="eastAsia"/>
              </w:rPr>
            </w:rPrChange>
          </w:rPr>
          <w:t>】</w:t>
        </w:r>
      </w:ins>
      <w:ins w:id="337" w:author="蔡晓旭" w:date="2022-09-08T14:21:00Z">
        <w:r>
          <w:rPr>
            <w:rFonts w:hint="eastAsia"/>
          </w:rPr>
          <w:t>表）</w:t>
        </w:r>
      </w:ins>
      <w:ins w:id="338" w:author="蔡晓旭" w:date="2022-09-07T19:19:00Z">
        <w:r>
          <w:rPr>
            <w:rFonts w:hint="eastAsia"/>
          </w:rPr>
          <w:t>以及</w:t>
        </w:r>
      </w:ins>
      <w:ins w:id="339" w:author="蔡晓旭" w:date="2022-09-07T19:20:00Z">
        <w:commentRangeStart w:id="3"/>
        <w:r>
          <w:rPr>
            <w:rFonts w:hint="eastAsia"/>
          </w:rPr>
          <w:t>给定的该子模型、</w:t>
        </w:r>
      </w:ins>
      <w:ins w:id="340" w:author="蔡晓旭" w:date="2022-09-07T19:22:00Z">
        <w:r>
          <w:rPr>
            <w:rFonts w:hint="eastAsia"/>
          </w:rPr>
          <w:t>该</w:t>
        </w:r>
      </w:ins>
      <w:ins w:id="341" w:author="蔡晓旭" w:date="2022-09-07T19:20:00Z">
        <w:r>
          <w:rPr>
            <w:rFonts w:hint="eastAsia"/>
          </w:rPr>
          <w:t>特征维度的高、中、低风险阈值</w:t>
        </w:r>
        <w:commentRangeEnd w:id="3"/>
      </w:ins>
      <w:ins w:id="342" w:author="蔡晓旭" w:date="2022-09-07T19:25:00Z">
        <w:r>
          <w:rPr>
            <w:rStyle w:val="15"/>
          </w:rPr>
          <w:commentReference w:id="3"/>
        </w:r>
      </w:ins>
      <w:ins w:id="343" w:author="蔡晓旭" w:date="2022-09-07T19:22:00Z">
        <w:r>
          <w:rPr>
            <w:rFonts w:hint="eastAsia"/>
          </w:rPr>
          <w:t>判断出对应子模型对应特征维度的风险水平然后输出。</w:t>
        </w:r>
      </w:ins>
    </w:p>
    <w:p>
      <w:pPr>
        <w:ind w:firstLine="480" w:firstLineChars="200"/>
        <w:rPr>
          <w:ins w:id="344" w:author="蔡晓旭" w:date="2022-09-07T19:26:00Z"/>
          <w:color w:val="FF0000"/>
          <w:rPrChange w:id="345" w:author="蔡晓旭" w:date="2022-09-08T16:35:00Z">
            <w:rPr>
              <w:ins w:id="346" w:author="蔡晓旭" w:date="2022-09-07T19:26:00Z"/>
            </w:rPr>
          </w:rPrChange>
        </w:rPr>
      </w:pPr>
      <w:ins w:id="347" w:author="蔡晓旭" w:date="2022-09-07T19:22:00Z">
        <w:r>
          <w:rPr>
            <w:rFonts w:hint="eastAsia"/>
            <w:color w:val="FF0000"/>
            <w:rPrChange w:id="348" w:author="蔡晓旭" w:date="2022-09-08T16:35:00Z">
              <w:rPr>
                <w:rFonts w:hint="eastAsia"/>
              </w:rPr>
            </w:rPrChange>
          </w:rPr>
          <w:t>注</w:t>
        </w:r>
      </w:ins>
      <w:ins w:id="349" w:author="蔡晓旭" w:date="2022-09-07T19:26:00Z">
        <w:r>
          <w:rPr>
            <w:color w:val="FF0000"/>
            <w:rPrChange w:id="350" w:author="蔡晓旭" w:date="2022-09-08T16:35:00Z">
              <w:rPr/>
            </w:rPrChange>
          </w:rPr>
          <w:t>1</w:t>
        </w:r>
      </w:ins>
      <w:ins w:id="351" w:author="蔡晓旭" w:date="2022-09-07T19:22:00Z">
        <w:r>
          <w:rPr>
            <w:rFonts w:hint="eastAsia"/>
            <w:color w:val="FF0000"/>
            <w:rPrChange w:id="352" w:author="蔡晓旭" w:date="2022-09-08T16:35:00Z">
              <w:rPr>
                <w:rFonts w:hint="eastAsia"/>
              </w:rPr>
            </w:rPrChange>
          </w:rPr>
          <w:t>：其中由于财务、经营维度跨子模型（中频、</w:t>
        </w:r>
      </w:ins>
      <w:ins w:id="353" w:author="蔡晓旭" w:date="2022-09-07T19:23:00Z">
        <w:r>
          <w:rPr>
            <w:rFonts w:hint="eastAsia"/>
            <w:color w:val="FF0000"/>
            <w:rPrChange w:id="354" w:author="蔡晓旭" w:date="2022-09-08T16:35:00Z">
              <w:rPr>
                <w:rFonts w:hint="eastAsia"/>
              </w:rPr>
            </w:rPrChange>
          </w:rPr>
          <w:t>低频</w:t>
        </w:r>
      </w:ins>
      <w:ins w:id="355" w:author="蔡晓旭" w:date="2022-09-07T19:22:00Z">
        <w:r>
          <w:rPr>
            <w:rFonts w:hint="eastAsia"/>
            <w:color w:val="FF0000"/>
            <w:rPrChange w:id="356" w:author="蔡晓旭" w:date="2022-09-08T16:35:00Z">
              <w:rPr>
                <w:rFonts w:hint="eastAsia"/>
              </w:rPr>
            </w:rPrChange>
          </w:rPr>
          <w:t>）</w:t>
        </w:r>
      </w:ins>
      <w:ins w:id="357" w:author="蔡晓旭" w:date="2022-09-07T19:23:00Z">
        <w:r>
          <w:rPr>
            <w:rFonts w:hint="eastAsia"/>
            <w:color w:val="FF0000"/>
            <w:rPrChange w:id="358" w:author="蔡晓旭" w:date="2022-09-08T16:35:00Z">
              <w:rPr>
                <w:rFonts w:hint="eastAsia"/>
              </w:rPr>
            </w:rPrChange>
          </w:rPr>
          <w:t>，因此</w:t>
        </w:r>
      </w:ins>
      <w:ins w:id="359" w:author="蔡晓旭" w:date="2022-09-07T19:25:00Z">
        <w:r>
          <w:rPr>
            <w:rFonts w:hint="eastAsia"/>
            <w:color w:val="FF0000"/>
            <w:rPrChange w:id="360" w:author="蔡晓旭" w:date="2022-09-08T16:35:00Z">
              <w:rPr>
                <w:rFonts w:hint="eastAsia"/>
              </w:rPr>
            </w:rPrChange>
          </w:rPr>
          <w:t>例如</w:t>
        </w:r>
      </w:ins>
      <w:ins w:id="361" w:author="蔡晓旭" w:date="2022-09-07T19:23:00Z">
        <w:r>
          <w:rPr>
            <w:rFonts w:hint="eastAsia"/>
            <w:color w:val="FF0000"/>
            <w:rPrChange w:id="362" w:author="蔡晓旭" w:date="2022-09-08T16:35:00Z">
              <w:rPr>
                <w:rFonts w:hint="eastAsia"/>
              </w:rPr>
            </w:rPrChange>
          </w:rPr>
          <w:t>对于</w:t>
        </w:r>
      </w:ins>
      <w:ins w:id="363" w:author="蔡晓旭" w:date="2022-09-08T16:36:00Z">
        <w:r>
          <w:rPr>
            <w:rFonts w:hint="eastAsia"/>
            <w:color w:val="FF0000"/>
          </w:rPr>
          <w:t>一家企业在</w:t>
        </w:r>
      </w:ins>
      <w:ins w:id="364" w:author="蔡晓旭" w:date="2022-09-07T19:23:00Z">
        <w:r>
          <w:rPr>
            <w:rFonts w:hint="eastAsia"/>
            <w:color w:val="FF0000"/>
            <w:rPrChange w:id="365" w:author="蔡晓旭" w:date="2022-09-08T16:35:00Z">
              <w:rPr>
                <w:rFonts w:hint="eastAsia"/>
              </w:rPr>
            </w:rPrChange>
          </w:rPr>
          <w:t>中频的财务维度风险等级、低频的财务维度风险等级取孰高输出</w:t>
        </w:r>
      </w:ins>
      <w:ins w:id="366" w:author="蔡晓旭" w:date="2022-09-07T19:25:00Z">
        <w:r>
          <w:rPr>
            <w:rFonts w:hint="eastAsia"/>
            <w:color w:val="FF0000"/>
            <w:rPrChange w:id="367" w:author="蔡晓旭" w:date="2022-09-08T16:35:00Z">
              <w:rPr>
                <w:rFonts w:hint="eastAsia"/>
              </w:rPr>
            </w:rPrChange>
          </w:rPr>
          <w:t>。</w:t>
        </w:r>
      </w:ins>
    </w:p>
    <w:p>
      <w:pPr>
        <w:ind w:firstLine="480" w:firstLineChars="200"/>
        <w:rPr>
          <w:ins w:id="368" w:author="蔡晓旭" w:date="2022-09-07T19:38:00Z"/>
          <w:color w:val="FF0000"/>
          <w:rPrChange w:id="369" w:author="蔡晓旭" w:date="2022-09-08T16:35:00Z">
            <w:rPr>
              <w:ins w:id="370" w:author="蔡晓旭" w:date="2022-09-07T19:38:00Z"/>
            </w:rPr>
          </w:rPrChange>
        </w:rPr>
      </w:pPr>
      <w:ins w:id="371" w:author="蔡晓旭" w:date="2022-09-07T19:26:00Z">
        <w:r>
          <w:rPr>
            <w:rFonts w:hint="eastAsia"/>
            <w:color w:val="FF0000"/>
            <w:rPrChange w:id="372" w:author="蔡晓旭" w:date="2022-09-08T16:35:00Z">
              <w:rPr>
                <w:rFonts w:hint="eastAsia"/>
              </w:rPr>
            </w:rPrChange>
          </w:rPr>
          <w:t>注</w:t>
        </w:r>
      </w:ins>
      <w:ins w:id="373" w:author="蔡晓旭" w:date="2022-09-07T19:26:00Z">
        <w:r>
          <w:rPr>
            <w:color w:val="FF0000"/>
            <w:rPrChange w:id="374" w:author="蔡晓旭" w:date="2022-09-08T16:35:00Z">
              <w:rPr/>
            </w:rPrChange>
          </w:rPr>
          <w:t>2</w:t>
        </w:r>
      </w:ins>
      <w:ins w:id="375" w:author="蔡晓旭" w:date="2022-09-07T19:26:00Z">
        <w:r>
          <w:rPr>
            <w:rFonts w:hint="eastAsia"/>
            <w:color w:val="FF0000"/>
            <w:rPrChange w:id="376" w:author="蔡晓旭" w:date="2022-09-08T16:35:00Z">
              <w:rPr>
                <w:rFonts w:hint="eastAsia"/>
              </w:rPr>
            </w:rPrChange>
          </w:rPr>
          <w:t>：</w:t>
        </w:r>
      </w:ins>
      <w:ins w:id="377" w:author="蔡晓旭" w:date="2022-09-07T19:35:00Z">
        <w:r>
          <w:rPr>
            <w:rFonts w:hint="eastAsia"/>
            <w:color w:val="FF0000"/>
            <w:rPrChange w:id="378" w:author="蔡晓旭" w:date="2022-09-08T16:35:00Z">
              <w:rPr>
                <w:rFonts w:hint="eastAsia"/>
              </w:rPr>
            </w:rPrChange>
          </w:rPr>
          <w:t>若按照以上阈值及规则判断出来的各归因维度风险等级均与综合预警等级风险水平不对应，则需人为将原始判断出风险等级最高的归因维度</w:t>
        </w:r>
      </w:ins>
      <w:ins w:id="379" w:author="蔡晓旭" w:date="2022-09-07T19:36:00Z">
        <w:r>
          <w:rPr>
            <w:rFonts w:hint="eastAsia"/>
            <w:color w:val="FF0000"/>
            <w:rPrChange w:id="380" w:author="蔡晓旭" w:date="2022-09-08T16:35:00Z">
              <w:rPr>
                <w:rFonts w:hint="eastAsia"/>
              </w:rPr>
            </w:rPrChange>
          </w:rPr>
          <w:t>调整为与综合预警等级风险水平对应的风险等级。例如：根据以上阈值以及规则判断出市场维度</w:t>
        </w:r>
      </w:ins>
      <w:ins w:id="381" w:author="蔡晓旭" w:date="2022-09-07T19:36:00Z">
        <w:r>
          <w:rPr>
            <w:color w:val="FF0000"/>
            <w:rPrChange w:id="382" w:author="蔡晓旭" w:date="2022-09-08T16:35:00Z">
              <w:rPr/>
            </w:rPrChange>
          </w:rPr>
          <w:t>-</w:t>
        </w:r>
      </w:ins>
      <w:ins w:id="383" w:author="蔡晓旭" w:date="2022-09-07T19:36:00Z">
        <w:r>
          <w:rPr>
            <w:rFonts w:hint="eastAsia"/>
            <w:color w:val="FF0000"/>
            <w:rPrChange w:id="384" w:author="蔡晓旭" w:date="2022-09-08T16:35:00Z">
              <w:rPr>
                <w:rFonts w:hint="eastAsia"/>
              </w:rPr>
            </w:rPrChange>
          </w:rPr>
          <w:t>低风险、舆情维度</w:t>
        </w:r>
      </w:ins>
      <w:ins w:id="385" w:author="蔡晓旭" w:date="2022-09-07T19:36:00Z">
        <w:r>
          <w:rPr>
            <w:color w:val="FF0000"/>
            <w:rPrChange w:id="386" w:author="蔡晓旭" w:date="2022-09-08T16:35:00Z">
              <w:rPr/>
            </w:rPrChange>
          </w:rPr>
          <w:t>-</w:t>
        </w:r>
      </w:ins>
      <w:ins w:id="387" w:author="蔡晓旭" w:date="2022-09-07T19:36:00Z">
        <w:r>
          <w:rPr>
            <w:rFonts w:hint="eastAsia"/>
            <w:color w:val="FF0000"/>
            <w:rPrChange w:id="388" w:author="蔡晓旭" w:date="2022-09-08T16:35:00Z">
              <w:rPr>
                <w:rFonts w:hint="eastAsia"/>
              </w:rPr>
            </w:rPrChange>
          </w:rPr>
          <w:t>中风险、</w:t>
        </w:r>
      </w:ins>
      <w:ins w:id="389" w:author="蔡晓旭" w:date="2022-09-07T19:36:00Z">
        <w:r>
          <w:rPr>
            <w:rFonts w:hint="eastAsia"/>
            <w:color w:val="FF0000"/>
            <w:rPrChange w:id="390" w:author="蔡晓旭" w:date="2022-09-08T16:35:00Z">
              <w:rPr>
                <w:rFonts w:hint="eastAsia"/>
              </w:rPr>
            </w:rPrChange>
          </w:rPr>
          <w:t>财务维度</w:t>
        </w:r>
      </w:ins>
      <w:ins w:id="391" w:author="蔡晓旭" w:date="2022-09-07T19:36:00Z">
        <w:r>
          <w:rPr>
            <w:color w:val="FF0000"/>
            <w:rPrChange w:id="392" w:author="蔡晓旭" w:date="2022-09-08T16:35:00Z">
              <w:rPr/>
            </w:rPrChange>
          </w:rPr>
          <w:t>-</w:t>
        </w:r>
      </w:ins>
      <w:ins w:id="393" w:author="蔡晓旭" w:date="2022-09-07T19:37:00Z">
        <w:r>
          <w:rPr>
            <w:rFonts w:hint="eastAsia"/>
            <w:color w:val="FF0000"/>
            <w:rPrChange w:id="394" w:author="蔡晓旭" w:date="2022-09-08T16:35:00Z">
              <w:rPr>
                <w:rFonts w:hint="eastAsia"/>
              </w:rPr>
            </w:rPrChange>
          </w:rPr>
          <w:t>中风险、经营维度</w:t>
        </w:r>
      </w:ins>
      <w:ins w:id="395" w:author="蔡晓旭" w:date="2022-09-07T19:37:00Z">
        <w:r>
          <w:rPr>
            <w:color w:val="FF0000"/>
            <w:rPrChange w:id="396" w:author="蔡晓旭" w:date="2022-09-08T16:35:00Z">
              <w:rPr/>
            </w:rPrChange>
          </w:rPr>
          <w:t>-</w:t>
        </w:r>
      </w:ins>
      <w:ins w:id="397" w:author="蔡晓旭" w:date="2022-09-07T19:37:00Z">
        <w:r>
          <w:rPr>
            <w:rFonts w:hint="eastAsia"/>
            <w:color w:val="FF0000"/>
            <w:rPrChange w:id="398" w:author="蔡晓旭" w:date="2022-09-08T16:35:00Z">
              <w:rPr>
                <w:rFonts w:hint="eastAsia"/>
              </w:rPr>
            </w:rPrChange>
          </w:rPr>
          <w:t>低风险</w:t>
        </w:r>
      </w:ins>
      <w:ins w:id="399" w:author="蔡晓旭" w:date="2022-09-07T19:37:00Z">
        <w:r>
          <w:rPr>
            <w:rFonts w:hint="eastAsia"/>
            <w:color w:val="FF0000"/>
            <w:rPrChange w:id="400" w:author="蔡晓旭" w:date="2022-09-08T16:35:00Z">
              <w:rPr>
                <w:rFonts w:hint="eastAsia"/>
              </w:rPr>
            </w:rPrChange>
          </w:rPr>
          <w:t>，而综合预警等级为红色</w:t>
        </w:r>
      </w:ins>
      <w:ins w:id="401" w:author="蔡晓旭" w:date="2022-09-07T19:59:00Z">
        <w:r>
          <w:rPr>
            <w:rFonts w:hint="eastAsia"/>
            <w:color w:val="FF0000"/>
            <w:rPrChange w:id="402" w:author="蔡晓旭" w:date="2022-09-08T16:35:00Z">
              <w:rPr>
                <w:rFonts w:hint="eastAsia"/>
              </w:rPr>
            </w:rPrChange>
          </w:rPr>
          <w:t>预警，且综合预警等级来源于高频子模型</w:t>
        </w:r>
      </w:ins>
      <w:ins w:id="403" w:author="蔡晓旭" w:date="2022-09-07T19:37:00Z">
        <w:r>
          <w:rPr>
            <w:rFonts w:hint="eastAsia"/>
            <w:color w:val="FF0000"/>
            <w:rPrChange w:id="404" w:author="蔡晓旭" w:date="2022-09-08T16:35:00Z">
              <w:rPr>
                <w:rFonts w:hint="eastAsia"/>
              </w:rPr>
            </w:rPrChange>
          </w:rPr>
          <w:t>，则需要将其中的舆情维度</w:t>
        </w:r>
      </w:ins>
      <w:ins w:id="405" w:author="蔡晓旭" w:date="2022-09-07T20:00:00Z">
        <w:r>
          <w:rPr>
            <w:rFonts w:hint="eastAsia"/>
            <w:color w:val="FF0000"/>
            <w:rPrChange w:id="406" w:author="蔡晓旭" w:date="2022-09-08T16:35:00Z">
              <w:rPr>
                <w:rFonts w:hint="eastAsia"/>
              </w:rPr>
            </w:rPrChange>
          </w:rPr>
          <w:t>、财务维度</w:t>
        </w:r>
      </w:ins>
      <w:ins w:id="407" w:author="蔡晓旭" w:date="2022-09-07T19:37:00Z">
        <w:r>
          <w:rPr>
            <w:rFonts w:hint="eastAsia"/>
            <w:color w:val="FF0000"/>
            <w:rPrChange w:id="408" w:author="蔡晓旭" w:date="2022-09-08T16:35:00Z">
              <w:rPr>
                <w:rFonts w:hint="eastAsia"/>
              </w:rPr>
            </w:rPrChange>
          </w:rPr>
          <w:t>风险等级调整为“高风险”，其余维度风险等级维持不变。综合预警等级对应</w:t>
        </w:r>
      </w:ins>
      <w:ins w:id="409" w:author="蔡晓旭" w:date="2022-09-07T19:38:00Z">
        <w:r>
          <w:rPr>
            <w:rFonts w:hint="eastAsia"/>
            <w:color w:val="FF0000"/>
            <w:rPrChange w:id="410" w:author="蔡晓旭" w:date="2022-09-08T16:35:00Z">
              <w:rPr>
                <w:rFonts w:hint="eastAsia"/>
              </w:rPr>
            </w:rPrChange>
          </w:rPr>
          <w:t>归因维度风险等级如下：</w:t>
        </w:r>
      </w:ins>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974"/>
        <w:gridCol w:w="69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411" w:author="蔡晓旭" w:date="2022-09-07T19:38:00Z"/>
        </w:trPr>
        <w:tc>
          <w:tcPr>
            <w:tcW w:w="6974" w:type="dxa"/>
          </w:tcPr>
          <w:p>
            <w:pPr>
              <w:rPr>
                <w:ins w:id="412" w:author="蔡晓旭" w:date="2022-09-07T19:38:00Z"/>
                <w:color w:val="FF0000"/>
                <w:rPrChange w:id="413" w:author="蔡晓旭" w:date="2022-09-08T16:35:00Z">
                  <w:rPr>
                    <w:ins w:id="414" w:author="蔡晓旭" w:date="2022-09-07T19:38:00Z"/>
                  </w:rPr>
                </w:rPrChange>
              </w:rPr>
            </w:pPr>
            <w:ins w:id="415" w:author="蔡晓旭" w:date="2022-09-07T19:38:00Z">
              <w:r>
                <w:rPr>
                  <w:rFonts w:hint="eastAsia"/>
                  <w:color w:val="FF0000"/>
                  <w:rPrChange w:id="416" w:author="蔡晓旭" w:date="2022-09-08T16:35:00Z">
                    <w:rPr>
                      <w:rFonts w:hint="eastAsia"/>
                    </w:rPr>
                  </w:rPrChange>
                </w:rPr>
                <w:t>综合预警等级</w:t>
              </w:r>
            </w:ins>
          </w:p>
        </w:tc>
        <w:tc>
          <w:tcPr>
            <w:tcW w:w="6974" w:type="dxa"/>
          </w:tcPr>
          <w:p>
            <w:pPr>
              <w:rPr>
                <w:ins w:id="417" w:author="蔡晓旭" w:date="2022-09-07T19:38:00Z"/>
                <w:color w:val="FF0000"/>
                <w:rPrChange w:id="418" w:author="蔡晓旭" w:date="2022-09-08T16:35:00Z">
                  <w:rPr>
                    <w:ins w:id="419" w:author="蔡晓旭" w:date="2022-09-07T19:38:00Z"/>
                  </w:rPr>
                </w:rPrChange>
              </w:rPr>
            </w:pPr>
            <w:ins w:id="420" w:author="蔡晓旭" w:date="2022-09-07T19:38:00Z">
              <w:r>
                <w:rPr>
                  <w:rFonts w:hint="eastAsia"/>
                  <w:color w:val="FF0000"/>
                  <w:rPrChange w:id="421" w:author="蔡晓旭" w:date="2022-09-08T16:35:00Z">
                    <w:rPr>
                      <w:rFonts w:hint="eastAsia"/>
                    </w:rPr>
                  </w:rPrChange>
                </w:rPr>
                <w:t>归因维度风险等级</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422" w:author="蔡晓旭" w:date="2022-09-07T19:38:00Z"/>
        </w:trPr>
        <w:tc>
          <w:tcPr>
            <w:tcW w:w="6974" w:type="dxa"/>
          </w:tcPr>
          <w:p>
            <w:pPr>
              <w:rPr>
                <w:ins w:id="423" w:author="蔡晓旭" w:date="2022-09-07T19:38:00Z"/>
                <w:color w:val="FF0000"/>
                <w:rPrChange w:id="424" w:author="蔡晓旭" w:date="2022-09-08T16:35:00Z">
                  <w:rPr>
                    <w:ins w:id="425" w:author="蔡晓旭" w:date="2022-09-07T19:38:00Z"/>
                  </w:rPr>
                </w:rPrChange>
              </w:rPr>
            </w:pPr>
            <w:ins w:id="426" w:author="蔡晓旭" w:date="2022-09-07T19:38:00Z">
              <w:r>
                <w:rPr>
                  <w:rFonts w:hint="eastAsia"/>
                  <w:color w:val="FF0000"/>
                  <w:rPrChange w:id="427" w:author="蔡晓旭" w:date="2022-09-08T16:35:00Z">
                    <w:rPr>
                      <w:rFonts w:hint="eastAsia"/>
                    </w:rPr>
                  </w:rPrChange>
                </w:rPr>
                <w:t>风险已暴露、红色预警</w:t>
              </w:r>
            </w:ins>
          </w:p>
        </w:tc>
        <w:tc>
          <w:tcPr>
            <w:tcW w:w="6974" w:type="dxa"/>
          </w:tcPr>
          <w:p>
            <w:pPr>
              <w:rPr>
                <w:ins w:id="428" w:author="蔡晓旭" w:date="2022-09-07T19:38:00Z"/>
                <w:color w:val="FF0000"/>
                <w:rPrChange w:id="429" w:author="蔡晓旭" w:date="2022-09-08T16:35:00Z">
                  <w:rPr>
                    <w:ins w:id="430" w:author="蔡晓旭" w:date="2022-09-07T19:38:00Z"/>
                  </w:rPr>
                </w:rPrChange>
              </w:rPr>
            </w:pPr>
            <w:ins w:id="431" w:author="蔡晓旭" w:date="2022-09-07T19:38:00Z">
              <w:r>
                <w:rPr>
                  <w:rFonts w:hint="eastAsia"/>
                  <w:color w:val="FF0000"/>
                  <w:rPrChange w:id="432" w:author="蔡晓旭" w:date="2022-09-08T16:35:00Z">
                    <w:rPr>
                      <w:rFonts w:hint="eastAsia"/>
                    </w:rPr>
                  </w:rPrChange>
                </w:rPr>
                <w:t>高风险</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433" w:author="蔡晓旭" w:date="2022-09-07T19:38:00Z"/>
        </w:trPr>
        <w:tc>
          <w:tcPr>
            <w:tcW w:w="6974" w:type="dxa"/>
          </w:tcPr>
          <w:p>
            <w:pPr>
              <w:rPr>
                <w:ins w:id="434" w:author="蔡晓旭" w:date="2022-09-07T19:38:00Z"/>
                <w:color w:val="FF0000"/>
                <w:rPrChange w:id="435" w:author="蔡晓旭" w:date="2022-09-08T16:35:00Z">
                  <w:rPr>
                    <w:ins w:id="436" w:author="蔡晓旭" w:date="2022-09-07T19:38:00Z"/>
                  </w:rPr>
                </w:rPrChange>
              </w:rPr>
            </w:pPr>
            <w:ins w:id="437" w:author="蔡晓旭" w:date="2022-09-07T19:38:00Z">
              <w:r>
                <w:rPr>
                  <w:rFonts w:hint="eastAsia"/>
                  <w:color w:val="FF0000"/>
                  <w:rPrChange w:id="438" w:author="蔡晓旭" w:date="2022-09-08T16:35:00Z">
                    <w:rPr>
                      <w:rFonts w:hint="eastAsia"/>
                    </w:rPr>
                  </w:rPrChange>
                </w:rPr>
                <w:t>橙色预警</w:t>
              </w:r>
            </w:ins>
          </w:p>
        </w:tc>
        <w:tc>
          <w:tcPr>
            <w:tcW w:w="6974" w:type="dxa"/>
          </w:tcPr>
          <w:p>
            <w:pPr>
              <w:rPr>
                <w:ins w:id="439" w:author="蔡晓旭" w:date="2022-09-07T19:38:00Z"/>
                <w:color w:val="FF0000"/>
                <w:rPrChange w:id="440" w:author="蔡晓旭" w:date="2022-09-08T16:35:00Z">
                  <w:rPr>
                    <w:ins w:id="441" w:author="蔡晓旭" w:date="2022-09-07T19:38:00Z"/>
                  </w:rPr>
                </w:rPrChange>
              </w:rPr>
            </w:pPr>
            <w:ins w:id="442" w:author="蔡晓旭" w:date="2022-09-07T19:38:00Z">
              <w:r>
                <w:rPr>
                  <w:rFonts w:hint="eastAsia"/>
                  <w:color w:val="FF0000"/>
                  <w:rPrChange w:id="443" w:author="蔡晓旭" w:date="2022-09-08T16:35:00Z">
                    <w:rPr>
                      <w:rFonts w:hint="eastAsia"/>
                    </w:rPr>
                  </w:rPrChange>
                </w:rPr>
                <w:t>中风险</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ins w:id="444" w:author="蔡晓旭" w:date="2022-09-07T19:38:00Z"/>
        </w:trPr>
        <w:tc>
          <w:tcPr>
            <w:tcW w:w="6974" w:type="dxa"/>
          </w:tcPr>
          <w:p>
            <w:pPr>
              <w:rPr>
                <w:ins w:id="445" w:author="蔡晓旭" w:date="2022-09-07T19:38:00Z"/>
                <w:color w:val="FF0000"/>
                <w:rPrChange w:id="446" w:author="蔡晓旭" w:date="2022-09-08T16:35:00Z">
                  <w:rPr>
                    <w:ins w:id="447" w:author="蔡晓旭" w:date="2022-09-07T19:38:00Z"/>
                  </w:rPr>
                </w:rPrChange>
              </w:rPr>
            </w:pPr>
            <w:ins w:id="448" w:author="蔡晓旭" w:date="2022-09-07T19:38:00Z">
              <w:r>
                <w:rPr>
                  <w:rFonts w:hint="eastAsia"/>
                  <w:color w:val="FF0000"/>
                  <w:rPrChange w:id="449" w:author="蔡晓旭" w:date="2022-09-08T16:35:00Z">
                    <w:rPr>
                      <w:rFonts w:hint="eastAsia"/>
                    </w:rPr>
                  </w:rPrChange>
                </w:rPr>
                <w:t>黄色预警、绿色预警</w:t>
              </w:r>
            </w:ins>
          </w:p>
        </w:tc>
        <w:tc>
          <w:tcPr>
            <w:tcW w:w="6974" w:type="dxa"/>
          </w:tcPr>
          <w:p>
            <w:pPr>
              <w:rPr>
                <w:ins w:id="450" w:author="蔡晓旭" w:date="2022-09-07T19:38:00Z"/>
                <w:color w:val="FF0000"/>
                <w:rPrChange w:id="451" w:author="蔡晓旭" w:date="2022-09-08T16:35:00Z">
                  <w:rPr>
                    <w:ins w:id="452" w:author="蔡晓旭" w:date="2022-09-07T19:38:00Z"/>
                  </w:rPr>
                </w:rPrChange>
              </w:rPr>
            </w:pPr>
            <w:ins w:id="453" w:author="蔡晓旭" w:date="2022-09-07T19:38:00Z">
              <w:r>
                <w:rPr>
                  <w:rFonts w:hint="eastAsia"/>
                  <w:color w:val="FF0000"/>
                  <w:rPrChange w:id="454" w:author="蔡晓旭" w:date="2022-09-08T16:35:00Z">
                    <w:rPr>
                      <w:rFonts w:hint="eastAsia"/>
                    </w:rPr>
                  </w:rPrChange>
                </w:rPr>
                <w:t>低风险</w:t>
              </w:r>
            </w:ins>
          </w:p>
        </w:tc>
      </w:tr>
    </w:tbl>
    <w:p>
      <w:pPr>
        <w:ind w:firstLine="480" w:firstLineChars="200"/>
        <w:rPr>
          <w:color w:val="FF0000"/>
          <w:rPrChange w:id="455" w:author="蔡晓旭" w:date="2022-08-17T13:45:00Z">
            <w:rPr/>
          </w:rPrChange>
        </w:rPr>
      </w:pPr>
      <w:del w:id="456" w:author="蔡晓旭" w:date="2022-09-07T19:18:00Z">
        <w:r>
          <w:rPr>
            <w:rFonts w:hint="eastAsia"/>
          </w:rPr>
          <w:delText>：根据</w:delText>
        </w:r>
      </w:del>
      <w:del w:id="457" w:author="蔡晓旭" w:date="2022-07-18T17:52:00Z">
        <w:r>
          <w:rPr>
            <w:rFonts w:hint="eastAsia"/>
            <w:color w:val="FF0000"/>
            <w:rPrChange w:id="458" w:author="蔡晓旭" w:date="2022-08-17T13:45:00Z">
              <w:rPr>
                <w:rFonts w:hint="eastAsia"/>
              </w:rPr>
            </w:rPrChange>
          </w:rPr>
          <w:delText>简述主体各维度贡献度得分在全敞口</w:delText>
        </w:r>
      </w:del>
      <w:del w:id="459" w:author="蔡晓旭" w:date="2022-07-18T17:52:00Z">
        <w:r>
          <w:rPr>
            <w:color w:val="FF0000"/>
            <w:rPrChange w:id="460" w:author="蔡晓旭" w:date="2022-08-17T13:45:00Z">
              <w:rPr/>
            </w:rPrChange>
          </w:rPr>
          <w:delText>/</w:delText>
        </w:r>
      </w:del>
      <w:del w:id="461" w:author="蔡晓旭" w:date="2022-07-18T17:52:00Z">
        <w:r>
          <w:rPr>
            <w:rFonts w:hint="eastAsia"/>
            <w:color w:val="FF0000"/>
            <w:rPrChange w:id="462" w:author="蔡晓旭" w:date="2022-08-17T13:45:00Z">
              <w:rPr>
                <w:rFonts w:hint="eastAsia"/>
              </w:rPr>
            </w:rPrChange>
          </w:rPr>
          <w:delText>行业的排位占比，对应到高、中、低三个风险档位上。</w:delText>
        </w:r>
      </w:del>
      <w:del w:id="463" w:author="蔡晓旭" w:date="2022-07-18T17:52:00Z">
        <w:commentRangeStart w:id="4"/>
        <w:r>
          <w:rPr>
            <w:rFonts w:hint="eastAsia"/>
            <w:color w:val="FF0000"/>
            <w:rPrChange w:id="464" w:author="蔡晓旭" w:date="2022-08-17T13:45:00Z">
              <w:rPr>
                <w:rFonts w:hint="eastAsia"/>
              </w:rPr>
            </w:rPrChange>
          </w:rPr>
          <w:delText>排名前</w:delText>
        </w:r>
      </w:del>
      <w:del w:id="465" w:author="蔡晓旭" w:date="2022-07-18T17:52:00Z">
        <w:r>
          <w:rPr>
            <w:color w:val="FF0000"/>
            <w:rPrChange w:id="466" w:author="蔡晓旭" w:date="2022-08-17T13:45:00Z">
              <w:rPr/>
            </w:rPrChange>
          </w:rPr>
          <w:delText>35%</w:delText>
        </w:r>
      </w:del>
      <w:del w:id="467" w:author="蔡晓旭" w:date="2022-07-18T17:52:00Z">
        <w:r>
          <w:rPr>
            <w:rFonts w:hint="eastAsia"/>
            <w:color w:val="FF0000"/>
            <w:rPrChange w:id="468" w:author="蔡晓旭" w:date="2022-08-17T13:45:00Z">
              <w:rPr>
                <w:rFonts w:hint="eastAsia"/>
              </w:rPr>
            </w:rPrChange>
          </w:rPr>
          <w:delText>以内为高风险、排名在</w:delText>
        </w:r>
      </w:del>
      <w:del w:id="469" w:author="蔡晓旭" w:date="2022-07-18T17:52:00Z">
        <w:r>
          <w:rPr>
            <w:color w:val="FF0000"/>
            <w:rPrChange w:id="470" w:author="蔡晓旭" w:date="2022-08-17T13:45:00Z">
              <w:rPr/>
            </w:rPrChange>
          </w:rPr>
          <w:delText>35%-70%</w:delText>
        </w:r>
      </w:del>
      <w:del w:id="471" w:author="蔡晓旭" w:date="2022-07-18T17:52:00Z">
        <w:r>
          <w:rPr>
            <w:rFonts w:hint="eastAsia"/>
            <w:color w:val="FF0000"/>
            <w:rPrChange w:id="472" w:author="蔡晓旭" w:date="2022-08-17T13:45:00Z">
              <w:rPr>
                <w:rFonts w:hint="eastAsia"/>
              </w:rPr>
            </w:rPrChange>
          </w:rPr>
          <w:delText>之间为中风险、排名在</w:delText>
        </w:r>
      </w:del>
      <w:del w:id="473" w:author="蔡晓旭" w:date="2022-07-18T17:52:00Z">
        <w:r>
          <w:rPr>
            <w:color w:val="FF0000"/>
            <w:rPrChange w:id="474" w:author="蔡晓旭" w:date="2022-08-17T13:45:00Z">
              <w:rPr/>
            </w:rPrChange>
          </w:rPr>
          <w:delText>70%-100%</w:delText>
        </w:r>
      </w:del>
      <w:del w:id="475" w:author="蔡晓旭" w:date="2022-07-18T17:52:00Z">
        <w:r>
          <w:rPr>
            <w:rFonts w:hint="eastAsia"/>
            <w:color w:val="FF0000"/>
            <w:rPrChange w:id="476" w:author="蔡晓旭" w:date="2022-08-17T13:45:00Z">
              <w:rPr>
                <w:rFonts w:hint="eastAsia"/>
              </w:rPr>
            </w:rPrChange>
          </w:rPr>
          <w:delText>之间为低风险。</w:delText>
        </w:r>
        <w:commentRangeEnd w:id="4"/>
      </w:del>
      <w:del w:id="477" w:author="蔡晓旭" w:date="2022-07-18T17:52:00Z">
        <w:r>
          <w:rPr>
            <w:rStyle w:val="15"/>
            <w:color w:val="FF0000"/>
            <w:rPrChange w:id="478" w:author="蔡晓旭" w:date="2022-08-17T13:45:00Z">
              <w:rPr>
                <w:rStyle w:val="15"/>
              </w:rPr>
            </w:rPrChange>
          </w:rPr>
          <w:commentReference w:id="4"/>
        </w:r>
      </w:del>
    </w:p>
    <w:p>
      <w:pPr>
        <w:ind w:firstLine="480" w:firstLineChars="200"/>
      </w:pPr>
      <w:r>
        <w:rPr>
          <w:rFonts w:hint="eastAsia"/>
        </w:rPr>
        <w:t>（8）、（1</w:t>
      </w:r>
      <w:r>
        <w:t>7</w:t>
      </w:r>
      <w:r>
        <w:rPr>
          <w:rFonts w:hint="eastAsia"/>
        </w:rPr>
        <w:t>）：</w:t>
      </w:r>
      <w:r>
        <w:rPr>
          <w:rFonts w:hint="eastAsia"/>
          <w:highlight w:val="green"/>
          <w:rPrChange w:id="480" w:author="蔡晓旭" w:date="2022-09-08T16:37:00Z">
            <w:rPr>
              <w:rFonts w:hint="eastAsia"/>
            </w:rPr>
          </w:rPrChange>
        </w:rPr>
        <w:t>当</w:t>
      </w:r>
      <w:ins w:id="481" w:author="蔡晓旭" w:date="2022-09-06T15:51:00Z">
        <w:r>
          <w:rPr>
            <w:rFonts w:hint="eastAsia"/>
            <w:highlight w:val="green"/>
            <w:rPrChange w:id="482" w:author="蔡晓旭" w:date="2022-09-08T16:37:00Z">
              <w:rPr>
                <w:rFonts w:hint="eastAsia"/>
              </w:rPr>
            </w:rPrChange>
          </w:rPr>
          <w:t>（</w:t>
        </w:r>
      </w:ins>
      <w:ins w:id="483" w:author="蔡晓旭" w:date="2022-09-06T15:51:00Z">
        <w:r>
          <w:rPr>
            <w:highlight w:val="green"/>
            <w:rPrChange w:id="484" w:author="蔡晓旭" w:date="2022-09-08T16:37:00Z">
              <w:rPr/>
            </w:rPrChange>
          </w:rPr>
          <w:t>4</w:t>
        </w:r>
      </w:ins>
      <w:ins w:id="485" w:author="蔡晓旭" w:date="2022-09-06T15:51:00Z">
        <w:r>
          <w:rPr>
            <w:rFonts w:hint="eastAsia"/>
            <w:highlight w:val="green"/>
            <w:rPrChange w:id="486" w:author="蔡晓旭" w:date="2022-09-08T16:37:00Z">
              <w:rPr>
                <w:rFonts w:hint="eastAsia"/>
              </w:rPr>
            </w:rPrChange>
          </w:rPr>
          <w:t>）、（</w:t>
        </w:r>
      </w:ins>
      <w:ins w:id="487" w:author="蔡晓旭" w:date="2022-09-06T15:51:00Z">
        <w:r>
          <w:rPr>
            <w:highlight w:val="green"/>
            <w:rPrChange w:id="488" w:author="蔡晓旭" w:date="2022-09-08T16:37:00Z">
              <w:rPr/>
            </w:rPrChange>
          </w:rPr>
          <w:t>13</w:t>
        </w:r>
      </w:ins>
      <w:ins w:id="489" w:author="蔡晓旭" w:date="2022-09-06T15:51:00Z">
        <w:r>
          <w:rPr>
            <w:rFonts w:hint="eastAsia"/>
            <w:highlight w:val="green"/>
            <w:rPrChange w:id="490" w:author="蔡晓旭" w:date="2022-09-08T16:37:00Z">
              <w:rPr>
                <w:rFonts w:hint="eastAsia"/>
              </w:rPr>
            </w:rPrChange>
          </w:rPr>
          <w:t>）、（</w:t>
        </w:r>
      </w:ins>
      <w:ins w:id="491" w:author="蔡晓旭" w:date="2022-09-06T15:51:00Z">
        <w:r>
          <w:rPr>
            <w:highlight w:val="green"/>
            <w:rPrChange w:id="492" w:author="蔡晓旭" w:date="2022-09-08T16:37:00Z">
              <w:rPr/>
            </w:rPrChange>
          </w:rPr>
          <w:t>22</w:t>
        </w:r>
      </w:ins>
      <w:ins w:id="493" w:author="蔡晓旭" w:date="2022-09-06T15:51:00Z">
        <w:r>
          <w:rPr>
            <w:rFonts w:hint="eastAsia"/>
            <w:highlight w:val="green"/>
            <w:rPrChange w:id="494" w:author="蔡晓旭" w:date="2022-09-08T16:37:00Z">
              <w:rPr>
                <w:rFonts w:hint="eastAsia"/>
              </w:rPr>
            </w:rPrChange>
          </w:rPr>
          <w:t>）、（</w:t>
        </w:r>
      </w:ins>
      <w:ins w:id="495" w:author="蔡晓旭" w:date="2022-09-06T15:51:00Z">
        <w:r>
          <w:rPr>
            <w:highlight w:val="green"/>
            <w:rPrChange w:id="496" w:author="蔡晓旭" w:date="2022-09-08T16:37:00Z">
              <w:rPr/>
            </w:rPrChange>
          </w:rPr>
          <w:t>27</w:t>
        </w:r>
      </w:ins>
      <w:ins w:id="497" w:author="蔡晓旭" w:date="2022-09-06T15:51:00Z">
        <w:r>
          <w:rPr>
            <w:rFonts w:hint="eastAsia"/>
            <w:highlight w:val="green"/>
            <w:rPrChange w:id="498" w:author="蔡晓旭" w:date="2022-09-08T16:37:00Z">
              <w:rPr>
                <w:rFonts w:hint="eastAsia"/>
              </w:rPr>
            </w:rPrChange>
          </w:rPr>
          <w:t>）对应</w:t>
        </w:r>
      </w:ins>
      <w:r>
        <w:rPr>
          <w:rFonts w:hint="eastAsia"/>
          <w:highlight w:val="green"/>
          <w:rPrChange w:id="499" w:author="蔡晓旭" w:date="2022-09-08T16:37:00Z">
            <w:rPr>
              <w:rFonts w:hint="eastAsia"/>
            </w:rPr>
          </w:rPrChange>
        </w:rPr>
        <w:t>维度下有异常因子时</w:t>
      </w:r>
      <w:r>
        <w:rPr>
          <w:rFonts w:hint="eastAsia"/>
        </w:rPr>
        <w:t>，则填入</w:t>
      </w:r>
      <w:del w:id="500" w:author="蔡晓旭" w:date="2022-09-06T15:51:00Z">
        <w:r>
          <w:rPr>
            <w:rFonts w:hint="eastAsia"/>
          </w:rPr>
          <w:delText>该段落对应的</w:delText>
        </w:r>
      </w:del>
      <w:r>
        <w:rPr>
          <w:rFonts w:hint="eastAsia"/>
        </w:rPr>
        <w:t>维度名称。</w:t>
      </w:r>
      <w:ins w:id="501" w:author="蔡晓旭" w:date="2022-09-06T16:15:00Z">
        <w:r>
          <w:rPr>
            <w:rFonts w:hint="eastAsia"/>
          </w:rPr>
          <w:t>若无异常因子则不输出</w:t>
        </w:r>
      </w:ins>
      <w:ins w:id="502" w:author="蔡晓旭" w:date="2022-09-06T16:21:00Z">
        <w:r>
          <w:rPr>
            <w:rFonts w:hint="eastAsia"/>
          </w:rPr>
          <w:t>“</w:t>
        </w:r>
      </w:ins>
      <w:ins w:id="503" w:author="蔡晓旭" w:date="2022-09-06T16:15:00Z">
        <w:r>
          <w:rPr>
            <w:rFonts w:hint="eastAsia"/>
          </w:rPr>
          <w:t>X</w:t>
        </w:r>
      </w:ins>
      <w:ins w:id="504" w:author="蔡晓旭" w:date="2022-09-06T16:15:00Z">
        <w:r>
          <w:rPr/>
          <w:t>X</w:t>
        </w:r>
      </w:ins>
      <w:ins w:id="505" w:author="蔡晓旭" w:date="2022-09-06T16:15:00Z">
        <w:r>
          <w:rPr>
            <w:rFonts w:hint="eastAsia"/>
          </w:rPr>
          <w:t>维度纳入的X</w:t>
        </w:r>
      </w:ins>
      <w:ins w:id="506" w:author="蔡晓旭" w:date="2022-09-06T16:15:00Z">
        <w:r>
          <w:rPr/>
          <w:t>X</w:t>
        </w:r>
      </w:ins>
      <w:ins w:id="507" w:author="蔡晓旭" w:date="2022-09-06T16:15:00Z">
        <w:r>
          <w:rPr>
            <w:rFonts w:hint="eastAsia"/>
          </w:rPr>
          <w:t>指标</w:t>
        </w:r>
      </w:ins>
      <w:ins w:id="508" w:author="蔡晓旭" w:date="2022-09-06T16:15:00Z">
        <w:r>
          <w:rPr/>
          <w:t>…</w:t>
        </w:r>
      </w:ins>
      <w:ins w:id="509" w:author="蔡晓旭" w:date="2022-09-06T16:21:00Z">
        <w:r>
          <w:rPr>
            <w:rFonts w:hint="eastAsia"/>
          </w:rPr>
          <w:t>”</w:t>
        </w:r>
      </w:ins>
      <w:ins w:id="510" w:author="蔡晓旭" w:date="2022-09-06T16:15:00Z">
        <w:r>
          <w:rPr>
            <w:rFonts w:hint="eastAsia"/>
          </w:rPr>
          <w:t>，而是输出为“</w:t>
        </w:r>
      </w:ins>
      <w:ins w:id="511" w:author="蔡晓旭" w:date="2022-09-06T16:15:00Z">
        <w:r>
          <w:rPr/>
          <w:t>无显著异常指标</w:t>
        </w:r>
      </w:ins>
      <w:ins w:id="512" w:author="蔡晓旭" w:date="2022-09-06T16:15:00Z">
        <w:r>
          <w:rPr>
            <w:rFonts w:hint="eastAsia"/>
          </w:rPr>
          <w:t>及事件”。</w:t>
        </w:r>
      </w:ins>
    </w:p>
    <w:p>
      <w:pPr>
        <w:ind w:firstLine="480" w:firstLineChars="200"/>
      </w:pPr>
      <w:r>
        <w:rPr>
          <w:rFonts w:hint="eastAsia"/>
        </w:rPr>
        <w:t>（9）、（1</w:t>
      </w:r>
      <w:r>
        <w:t>8</w:t>
      </w:r>
      <w:r>
        <w:rPr>
          <w:rFonts w:hint="eastAsia"/>
        </w:rPr>
        <w:t>）：</w:t>
      </w:r>
      <w:r>
        <w:rPr>
          <w:rFonts w:hint="eastAsia"/>
          <w:highlight w:val="green"/>
          <w:rPrChange w:id="513" w:author="蔡晓旭" w:date="2022-09-08T16:38:00Z">
            <w:rPr>
              <w:rFonts w:hint="eastAsia"/>
            </w:rPr>
          </w:rPrChange>
        </w:rPr>
        <w:t>当</w:t>
      </w:r>
      <w:ins w:id="514" w:author="蔡晓旭" w:date="2022-09-06T15:51:00Z">
        <w:r>
          <w:rPr>
            <w:rFonts w:hint="eastAsia"/>
            <w:highlight w:val="green"/>
            <w:rPrChange w:id="515" w:author="蔡晓旭" w:date="2022-09-08T16:38:00Z">
              <w:rPr>
                <w:rFonts w:hint="eastAsia"/>
              </w:rPr>
            </w:rPrChange>
          </w:rPr>
          <w:t>（</w:t>
        </w:r>
      </w:ins>
      <w:ins w:id="516" w:author="蔡晓旭" w:date="2022-09-06T15:51:00Z">
        <w:r>
          <w:rPr>
            <w:highlight w:val="green"/>
            <w:rPrChange w:id="517" w:author="蔡晓旭" w:date="2022-09-08T16:38:00Z">
              <w:rPr/>
            </w:rPrChange>
          </w:rPr>
          <w:t>4</w:t>
        </w:r>
      </w:ins>
      <w:ins w:id="518" w:author="蔡晓旭" w:date="2022-09-06T15:51:00Z">
        <w:r>
          <w:rPr>
            <w:rFonts w:hint="eastAsia"/>
            <w:highlight w:val="green"/>
            <w:rPrChange w:id="519" w:author="蔡晓旭" w:date="2022-09-08T16:38:00Z">
              <w:rPr>
                <w:rFonts w:hint="eastAsia"/>
              </w:rPr>
            </w:rPrChange>
          </w:rPr>
          <w:t>）、（</w:t>
        </w:r>
      </w:ins>
      <w:ins w:id="520" w:author="蔡晓旭" w:date="2022-09-06T15:51:00Z">
        <w:r>
          <w:rPr>
            <w:highlight w:val="green"/>
            <w:rPrChange w:id="521" w:author="蔡晓旭" w:date="2022-09-08T16:38:00Z">
              <w:rPr/>
            </w:rPrChange>
          </w:rPr>
          <w:t>13</w:t>
        </w:r>
      </w:ins>
      <w:ins w:id="522" w:author="蔡晓旭" w:date="2022-09-06T15:51:00Z">
        <w:r>
          <w:rPr>
            <w:rFonts w:hint="eastAsia"/>
            <w:highlight w:val="green"/>
            <w:rPrChange w:id="523" w:author="蔡晓旭" w:date="2022-09-08T16:38:00Z">
              <w:rPr>
                <w:rFonts w:hint="eastAsia"/>
              </w:rPr>
            </w:rPrChange>
          </w:rPr>
          <w:t>）、（</w:t>
        </w:r>
      </w:ins>
      <w:ins w:id="524" w:author="蔡晓旭" w:date="2022-09-06T15:51:00Z">
        <w:r>
          <w:rPr>
            <w:highlight w:val="green"/>
            <w:rPrChange w:id="525" w:author="蔡晓旭" w:date="2022-09-08T16:38:00Z">
              <w:rPr/>
            </w:rPrChange>
          </w:rPr>
          <w:t>22</w:t>
        </w:r>
      </w:ins>
      <w:ins w:id="526" w:author="蔡晓旭" w:date="2022-09-06T15:51:00Z">
        <w:r>
          <w:rPr>
            <w:rFonts w:hint="eastAsia"/>
            <w:highlight w:val="green"/>
            <w:rPrChange w:id="527" w:author="蔡晓旭" w:date="2022-09-08T16:38:00Z">
              <w:rPr>
                <w:rFonts w:hint="eastAsia"/>
              </w:rPr>
            </w:rPrChange>
          </w:rPr>
          <w:t>）、（</w:t>
        </w:r>
      </w:ins>
      <w:ins w:id="528" w:author="蔡晓旭" w:date="2022-09-06T15:51:00Z">
        <w:r>
          <w:rPr>
            <w:highlight w:val="green"/>
            <w:rPrChange w:id="529" w:author="蔡晓旭" w:date="2022-09-08T16:38:00Z">
              <w:rPr/>
            </w:rPrChange>
          </w:rPr>
          <w:t>27</w:t>
        </w:r>
      </w:ins>
      <w:ins w:id="530" w:author="蔡晓旭" w:date="2022-09-06T15:51:00Z">
        <w:r>
          <w:rPr>
            <w:rFonts w:hint="eastAsia"/>
            <w:highlight w:val="green"/>
            <w:rPrChange w:id="531" w:author="蔡晓旭" w:date="2022-09-08T16:38:00Z">
              <w:rPr>
                <w:rFonts w:hint="eastAsia"/>
              </w:rPr>
            </w:rPrChange>
          </w:rPr>
          <w:t>）对应维度下</w:t>
        </w:r>
      </w:ins>
      <w:del w:id="532" w:author="蔡晓旭" w:date="2022-09-06T15:51:00Z">
        <w:r>
          <w:rPr>
            <w:rFonts w:hint="eastAsia"/>
            <w:highlight w:val="green"/>
            <w:rPrChange w:id="533" w:author="蔡晓旭" w:date="2022-09-08T16:38:00Z">
              <w:rPr>
                <w:rFonts w:hint="eastAsia"/>
              </w:rPr>
            </w:rPrChange>
          </w:rPr>
          <w:delText>维度下</w:delText>
        </w:r>
      </w:del>
      <w:r>
        <w:rPr>
          <w:rFonts w:hint="eastAsia"/>
          <w:highlight w:val="green"/>
          <w:rPrChange w:id="534" w:author="蔡晓旭" w:date="2022-09-08T16:38:00Z">
            <w:rPr>
              <w:rFonts w:hint="eastAsia"/>
            </w:rPr>
          </w:rPrChange>
        </w:rPr>
        <w:t>有异常因子时</w:t>
      </w:r>
      <w:r>
        <w:rPr>
          <w:rFonts w:hint="eastAsia"/>
        </w:rPr>
        <w:t>，则填入对应维度下纳入模型</w:t>
      </w:r>
      <w:ins w:id="535" w:author="蔡晓旭" w:date="2022-09-06T15:51:00Z">
        <w:r>
          <w:rPr>
            <w:rFonts w:hint="eastAsia"/>
          </w:rPr>
          <w:t>（</w:t>
        </w:r>
      </w:ins>
      <w:ins w:id="536" w:author="蔡晓旭" w:date="2022-09-06T15:51:00Z">
        <w:r>
          <w:rPr>
            <w:rFonts w:hint="eastAsia"/>
            <w:highlight w:val="green"/>
            <w:rPrChange w:id="537" w:author="蔡晓旭" w:date="2022-09-08T16:38:00Z">
              <w:rPr>
                <w:rFonts w:hint="eastAsia"/>
              </w:rPr>
            </w:rPrChange>
          </w:rPr>
          <w:t>模型范围为：与融合后等级一致的子模型</w:t>
        </w:r>
      </w:ins>
      <w:ins w:id="538" w:author="蔡晓旭" w:date="2022-09-06T15:51:00Z">
        <w:r>
          <w:rPr>
            <w:rFonts w:hint="eastAsia"/>
          </w:rPr>
          <w:t>）</w:t>
        </w:r>
      </w:ins>
      <w:r>
        <w:rPr>
          <w:rFonts w:hint="eastAsia"/>
        </w:rPr>
        <w:t>的因子总数量。</w:t>
      </w:r>
      <w:ins w:id="539" w:author="蔡晓旭" w:date="2022-09-06T16:16:00Z">
        <w:r>
          <w:rPr>
            <w:rFonts w:hint="eastAsia"/>
          </w:rPr>
          <w:t>若无异常因子则不输出</w:t>
        </w:r>
      </w:ins>
      <w:ins w:id="540" w:author="蔡晓旭" w:date="2022-09-06T16:21:00Z">
        <w:r>
          <w:rPr>
            <w:rFonts w:hint="eastAsia"/>
          </w:rPr>
          <w:t>“</w:t>
        </w:r>
      </w:ins>
      <w:ins w:id="541" w:author="蔡晓旭" w:date="2022-09-06T16:16:00Z">
        <w:r>
          <w:rPr>
            <w:rFonts w:hint="eastAsia"/>
          </w:rPr>
          <w:t>X</w:t>
        </w:r>
      </w:ins>
      <w:ins w:id="542" w:author="蔡晓旭" w:date="2022-09-06T16:16:00Z">
        <w:r>
          <w:rPr/>
          <w:t>X</w:t>
        </w:r>
      </w:ins>
      <w:ins w:id="543" w:author="蔡晓旭" w:date="2022-09-06T16:16:00Z">
        <w:r>
          <w:rPr>
            <w:rFonts w:hint="eastAsia"/>
          </w:rPr>
          <w:t>维度纳入的X</w:t>
        </w:r>
      </w:ins>
      <w:ins w:id="544" w:author="蔡晓旭" w:date="2022-09-06T16:16:00Z">
        <w:r>
          <w:rPr/>
          <w:t>X</w:t>
        </w:r>
      </w:ins>
      <w:ins w:id="545" w:author="蔡晓旭" w:date="2022-09-06T16:16:00Z">
        <w:r>
          <w:rPr>
            <w:rFonts w:hint="eastAsia"/>
          </w:rPr>
          <w:t>指标</w:t>
        </w:r>
      </w:ins>
      <w:ins w:id="546" w:author="蔡晓旭" w:date="2022-09-06T16:16:00Z">
        <w:r>
          <w:rPr/>
          <w:t>…</w:t>
        </w:r>
      </w:ins>
      <w:ins w:id="547" w:author="蔡晓旭" w:date="2022-09-06T16:22:00Z">
        <w:r>
          <w:rPr>
            <w:rFonts w:hint="eastAsia"/>
          </w:rPr>
          <w:t>”</w:t>
        </w:r>
      </w:ins>
      <w:ins w:id="548" w:author="蔡晓旭" w:date="2022-09-06T16:16:00Z">
        <w:r>
          <w:rPr>
            <w:rFonts w:hint="eastAsia"/>
          </w:rPr>
          <w:t>，而是输出为“</w:t>
        </w:r>
      </w:ins>
      <w:ins w:id="549" w:author="蔡晓旭" w:date="2022-09-06T16:16:00Z">
        <w:r>
          <w:rPr/>
          <w:t>无显著异常指标</w:t>
        </w:r>
      </w:ins>
      <w:ins w:id="550" w:author="蔡晓旭" w:date="2022-09-06T16:16:00Z">
        <w:r>
          <w:rPr>
            <w:rFonts w:hint="eastAsia"/>
          </w:rPr>
          <w:t>及事件”。</w:t>
        </w:r>
      </w:ins>
    </w:p>
    <w:p>
      <w:pPr>
        <w:ind w:firstLine="480" w:firstLineChars="200"/>
        <w:rPr>
          <w:del w:id="551" w:author="蔡晓旭" w:date="2022-09-06T17:55:00Z"/>
          <w:color w:val="FF0000"/>
        </w:rPr>
      </w:pPr>
      <w:del w:id="552" w:author="蔡晓旭" w:date="2022-09-06T17:55:00Z">
        <w:r>
          <w:rPr>
            <w:rFonts w:hint="eastAsia"/>
            <w:color w:val="FF0000"/>
          </w:rPr>
          <w:delText>注：对于财务和经营维度来说，由于跨低频、中频两个模型，因此需要将低频、中频中涉及的财务因子、经营因子汇总统计因子数量。</w:delText>
        </w:r>
      </w:del>
    </w:p>
    <w:p>
      <w:pPr>
        <w:widowControl/>
        <w:spacing w:line="240" w:lineRule="auto"/>
        <w:ind w:firstLine="0" w:firstLineChars="0"/>
        <w:rPr>
          <w:ins w:id="554" w:author="蔡晓旭" w:date="2022-08-31T10:42:00Z"/>
          <w:rFonts w:ascii="等线" w:hAnsi="等线" w:eastAsia="等线" w:cs="宋体"/>
          <w:color w:val="000000"/>
          <w:kern w:val="0"/>
          <w:sz w:val="22"/>
          <w:rPrChange w:id="555" w:author="蔡晓旭" w:date="2022-09-08T16:41:00Z">
            <w:rPr>
              <w:ins w:id="556" w:author="蔡晓旭" w:date="2022-08-31T10:42:00Z"/>
            </w:rPr>
          </w:rPrChange>
        </w:rPr>
        <w:pPrChange w:id="553" w:author="蔡晓旭" w:date="2022-09-08T16:41:00Z">
          <w:pPr>
            <w:ind w:firstLine="480" w:firstLineChars="200"/>
          </w:pPr>
        </w:pPrChange>
      </w:pPr>
      <w:r>
        <w:rPr>
          <w:rFonts w:hint="eastAsia"/>
        </w:rPr>
        <w:t>（1</w:t>
      </w:r>
      <w:r>
        <w:t>0</w:t>
      </w:r>
      <w:r>
        <w:rPr>
          <w:rFonts w:hint="eastAsia"/>
        </w:rPr>
        <w:t>）、（1</w:t>
      </w:r>
      <w:r>
        <w:t>9</w:t>
      </w:r>
      <w:r>
        <w:rPr>
          <w:rFonts w:hint="eastAsia"/>
        </w:rPr>
        <w:t>）、（</w:t>
      </w:r>
      <w:r>
        <w:t>26</w:t>
      </w:r>
      <w:r>
        <w:rPr>
          <w:rFonts w:hint="eastAsia"/>
        </w:rPr>
        <w:t>）、（3</w:t>
      </w:r>
      <w:r>
        <w:t>1</w:t>
      </w:r>
      <w:r>
        <w:rPr>
          <w:rFonts w:hint="eastAsia"/>
        </w:rPr>
        <w:t>）：</w:t>
      </w:r>
      <w:ins w:id="557" w:author="蔡晓旭" w:date="2022-09-06T16:26:00Z">
        <w:r>
          <w:rPr>
            <w:rFonts w:hint="eastAsia"/>
            <w:highlight w:val="green"/>
            <w:rPrChange w:id="558" w:author="蔡晓旭" w:date="2022-09-08T16:38:00Z">
              <w:rPr>
                <w:rFonts w:hint="eastAsia"/>
              </w:rPr>
            </w:rPrChange>
          </w:rPr>
          <w:t>当（</w:t>
        </w:r>
      </w:ins>
      <w:ins w:id="559" w:author="蔡晓旭" w:date="2022-09-06T16:26:00Z">
        <w:r>
          <w:rPr>
            <w:highlight w:val="green"/>
            <w:rPrChange w:id="560" w:author="蔡晓旭" w:date="2022-09-08T16:38:00Z">
              <w:rPr/>
            </w:rPrChange>
          </w:rPr>
          <w:t>4</w:t>
        </w:r>
      </w:ins>
      <w:ins w:id="561" w:author="蔡晓旭" w:date="2022-09-06T16:26:00Z">
        <w:r>
          <w:rPr>
            <w:rFonts w:hint="eastAsia"/>
            <w:highlight w:val="green"/>
            <w:rPrChange w:id="562" w:author="蔡晓旭" w:date="2022-09-08T16:38:00Z">
              <w:rPr>
                <w:rFonts w:hint="eastAsia"/>
              </w:rPr>
            </w:rPrChange>
          </w:rPr>
          <w:t>）、（</w:t>
        </w:r>
      </w:ins>
      <w:ins w:id="563" w:author="蔡晓旭" w:date="2022-09-06T16:26:00Z">
        <w:r>
          <w:rPr>
            <w:highlight w:val="green"/>
            <w:rPrChange w:id="564" w:author="蔡晓旭" w:date="2022-09-08T16:38:00Z">
              <w:rPr/>
            </w:rPrChange>
          </w:rPr>
          <w:t>13</w:t>
        </w:r>
      </w:ins>
      <w:ins w:id="565" w:author="蔡晓旭" w:date="2022-09-06T16:26:00Z">
        <w:r>
          <w:rPr>
            <w:rFonts w:hint="eastAsia"/>
            <w:highlight w:val="green"/>
            <w:rPrChange w:id="566" w:author="蔡晓旭" w:date="2022-09-08T16:38:00Z">
              <w:rPr>
                <w:rFonts w:hint="eastAsia"/>
              </w:rPr>
            </w:rPrChange>
          </w:rPr>
          <w:t>）、（</w:t>
        </w:r>
      </w:ins>
      <w:ins w:id="567" w:author="蔡晓旭" w:date="2022-09-06T16:26:00Z">
        <w:r>
          <w:rPr>
            <w:highlight w:val="green"/>
            <w:rPrChange w:id="568" w:author="蔡晓旭" w:date="2022-09-08T16:38:00Z">
              <w:rPr/>
            </w:rPrChange>
          </w:rPr>
          <w:t>22</w:t>
        </w:r>
      </w:ins>
      <w:ins w:id="569" w:author="蔡晓旭" w:date="2022-09-06T16:26:00Z">
        <w:r>
          <w:rPr>
            <w:rFonts w:hint="eastAsia"/>
            <w:highlight w:val="green"/>
            <w:rPrChange w:id="570" w:author="蔡晓旭" w:date="2022-09-08T16:38:00Z">
              <w:rPr>
                <w:rFonts w:hint="eastAsia"/>
              </w:rPr>
            </w:rPrChange>
          </w:rPr>
          <w:t>）、（</w:t>
        </w:r>
      </w:ins>
      <w:ins w:id="571" w:author="蔡晓旭" w:date="2022-09-06T16:26:00Z">
        <w:r>
          <w:rPr>
            <w:highlight w:val="green"/>
            <w:rPrChange w:id="572" w:author="蔡晓旭" w:date="2022-09-08T16:38:00Z">
              <w:rPr/>
            </w:rPrChange>
          </w:rPr>
          <w:t>27</w:t>
        </w:r>
      </w:ins>
      <w:ins w:id="573" w:author="蔡晓旭" w:date="2022-09-06T16:26:00Z">
        <w:r>
          <w:rPr>
            <w:rFonts w:hint="eastAsia"/>
            <w:highlight w:val="green"/>
            <w:rPrChange w:id="574" w:author="蔡晓旭" w:date="2022-09-08T16:38:00Z">
              <w:rPr>
                <w:rFonts w:hint="eastAsia"/>
              </w:rPr>
            </w:rPrChange>
          </w:rPr>
          <w:t>）对应维度下有异常因子时</w:t>
        </w:r>
      </w:ins>
      <w:ins w:id="575" w:author="蔡晓旭" w:date="2022-09-06T16:26:00Z">
        <w:r>
          <w:rPr>
            <w:rFonts w:hint="eastAsia"/>
          </w:rPr>
          <w:t>，</w:t>
        </w:r>
      </w:ins>
      <w:r>
        <w:rPr>
          <w:rFonts w:hint="eastAsia"/>
        </w:rPr>
        <w:t>填入对应维度下</w:t>
      </w:r>
      <w:ins w:id="576" w:author="蔡晓旭" w:date="2022-09-06T16:27:00Z">
        <w:r>
          <w:rPr>
            <w:rFonts w:hint="eastAsia"/>
          </w:rPr>
          <w:t>（</w:t>
        </w:r>
      </w:ins>
      <w:ins w:id="577" w:author="蔡晓旭" w:date="2022-09-06T16:27:00Z">
        <w:r>
          <w:rPr>
            <w:rFonts w:hint="eastAsia"/>
            <w:highlight w:val="green"/>
            <w:rPrChange w:id="578" w:author="蔡晓旭" w:date="2022-09-08T16:39:00Z">
              <w:rPr>
                <w:rFonts w:hint="eastAsia"/>
              </w:rPr>
            </w:rPrChange>
          </w:rPr>
          <w:t>因子</w:t>
        </w:r>
      </w:ins>
      <w:ins w:id="579" w:author="蔡晓旭" w:date="2022-09-08T16:39:00Z">
        <w:r>
          <w:rPr>
            <w:rFonts w:hint="eastAsia"/>
            <w:highlight w:val="green"/>
          </w:rPr>
          <w:t>范围为：</w:t>
        </w:r>
      </w:ins>
      <w:ins w:id="580" w:author="蔡晓旭" w:date="2022-09-08T16:40:00Z">
        <w:r>
          <w:rPr>
            <w:rFonts w:hint="eastAsia"/>
            <w:highlight w:val="green"/>
          </w:rPr>
          <w:t>子</w:t>
        </w:r>
      </w:ins>
      <w:ins w:id="581" w:author="蔡晓旭" w:date="2022-09-06T16:27:00Z">
        <w:r>
          <w:rPr>
            <w:rFonts w:hint="eastAsia"/>
            <w:highlight w:val="green"/>
            <w:rPrChange w:id="582" w:author="蔡晓旭" w:date="2022-09-08T16:39:00Z">
              <w:rPr>
                <w:rFonts w:hint="eastAsia"/>
              </w:rPr>
            </w:rPrChange>
          </w:rPr>
          <w:t>模型</w:t>
        </w:r>
      </w:ins>
      <w:ins w:id="583" w:author="蔡晓旭" w:date="2022-09-08T16:40:00Z">
        <w:r>
          <w:rPr>
            <w:rFonts w:hint="eastAsia"/>
            <w:highlight w:val="green"/>
          </w:rPr>
          <w:t>等级</w:t>
        </w:r>
      </w:ins>
      <w:ins w:id="584" w:author="蔡晓旭" w:date="2022-09-06T16:27:00Z">
        <w:r>
          <w:rPr>
            <w:rFonts w:hint="eastAsia"/>
            <w:highlight w:val="green"/>
          </w:rPr>
          <w:t>与</w:t>
        </w:r>
      </w:ins>
      <w:ins w:id="585" w:author="蔡晓旭" w:date="2022-09-08T16:40:00Z">
        <w:r>
          <w:rPr>
            <w:rFonts w:hint="eastAsia"/>
            <w:highlight w:val="green"/>
          </w:rPr>
          <w:t>综合预警</w:t>
        </w:r>
      </w:ins>
      <w:ins w:id="586" w:author="蔡晓旭" w:date="2022-09-06T16:27:00Z">
        <w:r>
          <w:rPr>
            <w:rFonts w:hint="eastAsia"/>
            <w:highlight w:val="green"/>
            <w:rPrChange w:id="587" w:author="蔡晓旭" w:date="2022-09-08T16:39:00Z">
              <w:rPr>
                <w:rFonts w:hint="eastAsia"/>
              </w:rPr>
            </w:rPrChange>
          </w:rPr>
          <w:t>等级一致的子模型</w:t>
        </w:r>
      </w:ins>
      <w:ins w:id="588" w:author="蔡晓旭" w:date="2022-09-08T16:40:00Z">
        <w:r>
          <w:rPr>
            <w:rFonts w:hint="eastAsia"/>
            <w:highlight w:val="green"/>
          </w:rPr>
          <w:t>下因子范围</w:t>
        </w:r>
      </w:ins>
      <w:ins w:id="589" w:author="蔡晓旭" w:date="2022-09-06T16:27:00Z">
        <w:r>
          <w:rPr>
            <w:rFonts w:hint="eastAsia"/>
          </w:rPr>
          <w:t>）</w:t>
        </w:r>
      </w:ins>
      <w:r>
        <w:rPr>
          <w:rFonts w:hint="eastAsia"/>
        </w:rPr>
        <w:t>异常的因子数量，若无异常因子则</w:t>
      </w:r>
      <w:del w:id="590" w:author="蔡晓旭" w:date="2022-09-06T16:29:00Z">
        <w:r>
          <w:rPr>
            <w:rFonts w:hint="eastAsia"/>
          </w:rPr>
          <w:delText>填入</w:delText>
        </w:r>
      </w:del>
      <w:ins w:id="591" w:author="蔡晓旭" w:date="2022-09-06T16:29:00Z">
        <w:r>
          <w:rPr>
            <w:rFonts w:hint="eastAsia"/>
          </w:rPr>
          <w:t>输出</w:t>
        </w:r>
      </w:ins>
      <w:r>
        <w:rPr>
          <w:rFonts w:hint="eastAsia"/>
        </w:rPr>
        <w:t>“</w:t>
      </w:r>
      <w:r>
        <w:t>无显著异常指标</w:t>
      </w:r>
      <w:r>
        <w:rPr>
          <w:rFonts w:hint="eastAsia"/>
        </w:rPr>
        <w:t>及事件”。判断因子是否异常：根据单因子所属档位是否为异常档位（</w:t>
      </w:r>
      <w:del w:id="592" w:author="蔡晓旭" w:date="2022-09-08T16:40:00Z">
        <w:r>
          <w:rPr>
            <w:rFonts w:hint="eastAsia"/>
          </w:rPr>
          <w:delText>待后续模型确立后根据各因子分档情况确定各因子的异常档位</w:delText>
        </w:r>
      </w:del>
      <w:ins w:id="593" w:author="蔡晓旭" w:date="2022-09-08T16:40:00Z">
        <w:r>
          <w:rPr>
            <w:rFonts w:hint="eastAsia"/>
          </w:rPr>
          <w:t>取自</w:t>
        </w:r>
      </w:ins>
      <w:ins w:id="594" w:author="蔡晓旭" w:date="2022-09-08T16:41:00Z">
        <w:r>
          <w:rPr>
            <w:rFonts w:hint="eastAsia"/>
          </w:rPr>
          <w:t>【</w:t>
        </w:r>
      </w:ins>
      <w:ins w:id="595" w:author="蔡晓旭" w:date="2022-09-08T16:41:00Z">
        <w:r>
          <w:rPr>
            <w:rFonts w:hint="eastAsia" w:eastAsia="宋体" w:asciiTheme="minorHAnsi" w:hAnsiTheme="minorHAnsi" w:cstheme="minorBidi"/>
            <w:color w:val="auto"/>
            <w:kern w:val="2"/>
            <w:sz w:val="24"/>
            <w:rPrChange w:id="596" w:author="蔡晓旭" w:date="2022-09-08T16:41:00Z">
              <w:rPr>
                <w:rFonts w:hint="eastAsia" w:ascii="等线" w:hAnsi="等线" w:eastAsia="等线" w:cs="宋体"/>
                <w:color w:val="000000"/>
                <w:kern w:val="0"/>
                <w:sz w:val="22"/>
              </w:rPr>
            </w:rPrChange>
          </w:rPr>
          <w:t>特征贡献度表</w:t>
        </w:r>
      </w:ins>
      <w:ins w:id="597" w:author="蔡晓旭" w:date="2022-09-08T16:41:00Z">
        <w:r>
          <w:rPr>
            <w:rFonts w:eastAsia="宋体" w:asciiTheme="minorHAnsi" w:hAnsiTheme="minorHAnsi" w:cstheme="minorBidi"/>
            <w:color w:val="auto"/>
            <w:kern w:val="2"/>
            <w:sz w:val="24"/>
            <w:rPrChange w:id="598" w:author="蔡晓旭" w:date="2022-09-08T16:41:00Z">
              <w:rPr>
                <w:rFonts w:ascii="等线" w:hAnsi="等线" w:eastAsia="等线" w:cs="宋体"/>
                <w:color w:val="000000"/>
                <w:kern w:val="0"/>
                <w:sz w:val="22"/>
              </w:rPr>
            </w:rPrChange>
          </w:rPr>
          <w:t>-</w:t>
        </w:r>
      </w:ins>
      <w:ins w:id="599" w:author="蔡晓旭" w:date="2022-09-08T16:41:00Z">
        <w:r>
          <w:rPr>
            <w:rFonts w:hint="eastAsia" w:eastAsia="宋体" w:asciiTheme="minorHAnsi" w:hAnsiTheme="minorHAnsi" w:cstheme="minorBidi"/>
            <w:color w:val="auto"/>
            <w:kern w:val="2"/>
            <w:sz w:val="24"/>
            <w:rPrChange w:id="600" w:author="蔡晓旭" w:date="2022-09-08T16:41:00Z">
              <w:rPr>
                <w:rFonts w:hint="eastAsia" w:ascii="等线" w:hAnsi="等线" w:eastAsia="等线" w:cs="宋体"/>
                <w:color w:val="000000"/>
                <w:kern w:val="0"/>
                <w:sz w:val="22"/>
              </w:rPr>
            </w:rPrChange>
          </w:rPr>
          <w:t>综合预警模型</w:t>
        </w:r>
      </w:ins>
      <w:ins w:id="601" w:author="蔡晓旭" w:date="2022-09-08T16:41:00Z">
        <w:r>
          <w:rPr>
            <w:rFonts w:hint="eastAsia"/>
          </w:rPr>
          <w:t>】表</w:t>
        </w:r>
      </w:ins>
      <w:ins w:id="602" w:author="蔡晓旭" w:date="2022-09-08T16:42:00Z">
        <w:r>
          <w:rPr>
            <w:rFonts w:hint="eastAsia"/>
          </w:rPr>
          <w:t>中</w:t>
        </w:r>
      </w:ins>
      <w:ins w:id="603" w:author="蔡晓旭" w:date="2022-09-08T16:42:00Z">
        <w:r>
          <w:rPr/>
          <w:t>feature_risk_interval</w:t>
        </w:r>
      </w:ins>
      <w:ins w:id="604" w:author="蔡晓旭" w:date="2022-09-08T16:42:00Z">
        <w:r>
          <w:rPr>
            <w:rFonts w:hint="eastAsia"/>
          </w:rPr>
          <w:t>=</w:t>
        </w:r>
      </w:ins>
      <w:ins w:id="605" w:author="蔡晓旭" w:date="2022-09-08T16:42:00Z">
        <w:r>
          <w:rPr/>
          <w:t>1</w:t>
        </w:r>
      </w:ins>
      <w:ins w:id="606" w:author="蔡晓旭" w:date="2022-09-08T16:42:00Z">
        <w:r>
          <w:rPr>
            <w:rFonts w:hint="eastAsia"/>
          </w:rPr>
          <w:t>对应的特征</w:t>
        </w:r>
      </w:ins>
      <w:r>
        <w:rPr>
          <w:rFonts w:hint="eastAsia"/>
        </w:rPr>
        <w:t>）。</w:t>
      </w:r>
    </w:p>
    <w:p>
      <w:pPr>
        <w:ind w:firstLine="480" w:firstLineChars="200"/>
        <w:rPr>
          <w:color w:val="FF0000"/>
          <w:rPrChange w:id="607" w:author="蔡晓旭" w:date="2022-09-06T17:55:00Z">
            <w:rPr/>
          </w:rPrChange>
        </w:rPr>
      </w:pPr>
      <w:ins w:id="608" w:author="蔡晓旭" w:date="2022-08-31T10:42:00Z">
        <w:r>
          <w:rPr>
            <w:rFonts w:hint="eastAsia"/>
            <w:color w:val="FF0000"/>
            <w:rPrChange w:id="609" w:author="蔡晓旭" w:date="2022-09-06T17:55:00Z">
              <w:rPr>
                <w:rFonts w:hint="eastAsia"/>
              </w:rPr>
            </w:rPrChange>
          </w:rPr>
          <w:t>注：需同时满足因子所属档位为异常档位</w:t>
        </w:r>
      </w:ins>
      <w:ins w:id="610" w:author="蔡晓旭" w:date="2022-09-08T16:43:00Z">
        <w:r>
          <w:rPr>
            <w:rFonts w:hint="eastAsia"/>
            <w:color w:val="FF0000"/>
          </w:rPr>
          <w:t xml:space="preserve"> </w:t>
        </w:r>
      </w:ins>
      <w:ins w:id="611" w:author="蔡晓旭" w:date="2022-08-31T10:42:00Z">
        <w:r>
          <w:rPr>
            <w:rFonts w:hint="eastAsia"/>
            <w:color w:val="FF0000"/>
            <w:rPrChange w:id="612" w:author="蔡晓旭" w:date="2022-09-06T17:55:00Z">
              <w:rPr>
                <w:rFonts w:hint="eastAsia"/>
              </w:rPr>
            </w:rPrChange>
          </w:rPr>
          <w:t>且</w:t>
        </w:r>
      </w:ins>
      <w:ins w:id="613" w:author="蔡晓旭" w:date="2022-09-08T16:43:00Z">
        <w:r>
          <w:rPr>
            <w:rFonts w:hint="eastAsia"/>
            <w:color w:val="FF0000"/>
          </w:rPr>
          <w:t xml:space="preserve"> </w:t>
        </w:r>
      </w:ins>
      <w:ins w:id="614" w:author="蔡晓旭" w:date="2022-08-31T10:42:00Z">
        <w:r>
          <w:rPr>
            <w:rFonts w:hint="eastAsia"/>
            <w:b/>
            <w:color w:val="FF0000"/>
            <w:rPrChange w:id="615" w:author="蔡晓旭" w:date="2022-09-08T16:43:00Z">
              <w:rPr>
                <w:rFonts w:hint="eastAsia"/>
              </w:rPr>
            </w:rPrChange>
          </w:rPr>
          <w:t>因子值非空</w:t>
        </w:r>
      </w:ins>
      <w:ins w:id="616" w:author="蔡晓旭" w:date="2022-08-31T10:43:00Z">
        <w:r>
          <w:rPr>
            <w:rFonts w:hint="eastAsia"/>
            <w:color w:val="FF0000"/>
            <w:rPrChange w:id="617" w:author="蔡晓旭" w:date="2022-09-06T17:55:00Z">
              <w:rPr>
                <w:rFonts w:hint="eastAsia"/>
              </w:rPr>
            </w:rPrChange>
          </w:rPr>
          <w:t>两个条件，才属于异常因子。</w:t>
        </w:r>
      </w:ins>
    </w:p>
    <w:p>
      <w:pPr>
        <w:ind w:firstLine="480" w:firstLineChars="200"/>
      </w:pPr>
      <w:r>
        <w:rPr>
          <w:rFonts w:hint="eastAsia"/>
        </w:rPr>
        <w:t>（1</w:t>
      </w:r>
      <w:r>
        <w:t>1</w:t>
      </w:r>
      <w:r>
        <w:rPr>
          <w:rFonts w:hint="eastAsia"/>
        </w:rPr>
        <w:t>）、（2</w:t>
      </w:r>
      <w:r>
        <w:t>0</w:t>
      </w:r>
      <w:r>
        <w:rPr>
          <w:rFonts w:hint="eastAsia"/>
        </w:rPr>
        <w:t>）：</w:t>
      </w:r>
      <w:ins w:id="618" w:author="蔡晓旭" w:date="2022-09-06T17:52:00Z">
        <w:r>
          <w:rPr>
            <w:rFonts w:hint="eastAsia"/>
          </w:rPr>
          <w:t>参照（4）、（1</w:t>
        </w:r>
      </w:ins>
      <w:ins w:id="619" w:author="蔡晓旭" w:date="2022-09-06T17:52:00Z">
        <w:r>
          <w:rPr/>
          <w:t>3</w:t>
        </w:r>
      </w:ins>
      <w:ins w:id="620" w:author="蔡晓旭" w:date="2022-09-06T17:52:00Z">
        <w:r>
          <w:rPr>
            <w:rFonts w:hint="eastAsia"/>
          </w:rPr>
          <w:t>）、（2</w:t>
        </w:r>
      </w:ins>
      <w:ins w:id="621" w:author="蔡晓旭" w:date="2022-09-06T17:52:00Z">
        <w:r>
          <w:rPr/>
          <w:t>2</w:t>
        </w:r>
      </w:ins>
      <w:ins w:id="622" w:author="蔡晓旭" w:date="2022-09-06T17:52:00Z">
        <w:r>
          <w:rPr>
            <w:rFonts w:hint="eastAsia"/>
          </w:rPr>
          <w:t>）、（2</w:t>
        </w:r>
      </w:ins>
      <w:ins w:id="623" w:author="蔡晓旭" w:date="2022-09-06T17:52:00Z">
        <w:r>
          <w:rPr/>
          <w:t>7</w:t>
        </w:r>
      </w:ins>
      <w:ins w:id="624" w:author="蔡晓旭" w:date="2022-09-06T17:52:00Z">
        <w:r>
          <w:rPr>
            <w:rFonts w:hint="eastAsia"/>
          </w:rPr>
          <w:t>）中归因维度贡献度占比计算方式，因子范围</w:t>
        </w:r>
      </w:ins>
      <w:ins w:id="625" w:author="蔡晓旭" w:date="2022-09-06T17:56:00Z">
        <w:r>
          <w:rPr>
            <w:rFonts w:hint="eastAsia"/>
          </w:rPr>
          <w:t>由归因维度范围</w:t>
        </w:r>
      </w:ins>
      <w:ins w:id="626" w:author="蔡晓旭" w:date="2022-09-06T17:52:00Z">
        <w:r>
          <w:rPr>
            <w:rFonts w:hint="eastAsia"/>
          </w:rPr>
          <w:t>切换为</w:t>
        </w:r>
      </w:ins>
      <w:r>
        <w:rPr>
          <w:rFonts w:hint="eastAsia"/>
          <w:highlight w:val="green"/>
          <w:rPrChange w:id="627" w:author="蔡晓旭" w:date="2022-09-08T16:46:00Z">
            <w:rPr>
              <w:rFonts w:hint="eastAsia"/>
            </w:rPr>
          </w:rPrChange>
        </w:rPr>
        <w:t>异常因子</w:t>
      </w:r>
      <w:ins w:id="628" w:author="蔡晓旭" w:date="2022-09-06T17:52:00Z">
        <w:r>
          <w:rPr>
            <w:rFonts w:hint="eastAsia"/>
            <w:highlight w:val="green"/>
            <w:rPrChange w:id="629" w:author="蔡晓旭" w:date="2022-09-08T16:46:00Z">
              <w:rPr>
                <w:rFonts w:hint="eastAsia"/>
              </w:rPr>
            </w:rPrChange>
          </w:rPr>
          <w:t>范围</w:t>
        </w:r>
      </w:ins>
      <w:del w:id="630" w:author="蔡晓旭" w:date="2022-09-06T17:52:00Z">
        <w:r>
          <w:rPr>
            <w:rFonts w:hint="eastAsia"/>
          </w:rPr>
          <w:delText>贡献度占比=</w:delText>
        </w:r>
      </w:del>
      <w:del w:id="631" w:author="蔡晓旭" w:date="2022-08-05T09:38:00Z">
        <w:r>
          <w:rPr>
            <w:rFonts w:hint="eastAsia"/>
          </w:rPr>
          <w:delText>各维度异常因子得分归集/该主体计算时点下所有入模因子贡献度得分</w:delText>
        </w:r>
      </w:del>
      <w:del w:id="632" w:author="蔡晓旭" w:date="2022-09-06T17:53:00Z">
        <w:r>
          <w:rPr>
            <w:rFonts w:hint="eastAsia"/>
          </w:rPr>
          <w:delText>加总</w:delText>
        </w:r>
      </w:del>
      <w:r>
        <w:rPr>
          <w:rFonts w:hint="eastAsia"/>
        </w:rPr>
        <w:t>。</w:t>
      </w:r>
    </w:p>
    <w:p>
      <w:pPr>
        <w:ind w:firstLine="480" w:firstLineChars="200"/>
      </w:pPr>
      <w:r>
        <w:rPr>
          <w:rFonts w:hint="eastAsia"/>
        </w:rPr>
        <w:t>（1</w:t>
      </w:r>
      <w:r>
        <w:t>2</w:t>
      </w:r>
      <w:r>
        <w:rPr>
          <w:rFonts w:hint="eastAsia"/>
        </w:rPr>
        <w:t>）、（2</w:t>
      </w:r>
      <w:r>
        <w:t>1</w:t>
      </w:r>
      <w:r>
        <w:rPr>
          <w:rFonts w:hint="eastAsia"/>
        </w:rPr>
        <w:t>）：填入各维度下异常</w:t>
      </w:r>
      <w:commentRangeStart w:id="5"/>
      <w:r>
        <w:rPr>
          <w:rFonts w:hint="eastAsia"/>
        </w:rPr>
        <w:t>因子分类</w:t>
      </w:r>
      <w:commentRangeEnd w:id="5"/>
      <w:r>
        <w:rPr>
          <w:rStyle w:val="15"/>
        </w:rPr>
        <w:commentReference w:id="5"/>
      </w:r>
      <w:r>
        <w:rPr>
          <w:rFonts w:hint="eastAsia"/>
        </w:rPr>
        <w:t>及异常因子详情，结构为：</w:t>
      </w:r>
    </w:p>
    <w:p>
      <w:pPr>
        <w:ind w:firstLine="480" w:firstLineChars="200"/>
      </w:pPr>
      <w:r>
        <w:rPr>
          <w:rFonts w:hint="eastAsia"/>
        </w:rPr>
        <w:t>【异常因子所属因子分类名称】异常：【</w:t>
      </w:r>
      <w:commentRangeStart w:id="6"/>
      <w:r>
        <w:rPr>
          <w:rFonts w:hint="eastAsia"/>
        </w:rPr>
        <w:t>异常因子名称</w:t>
      </w:r>
      <w:commentRangeEnd w:id="6"/>
      <w:r>
        <w:rPr>
          <w:rStyle w:val="15"/>
        </w:rPr>
        <w:commentReference w:id="6"/>
      </w:r>
      <w:r>
        <w:rPr>
          <w:rFonts w:hint="eastAsia"/>
        </w:rPr>
        <w:t>】为【</w:t>
      </w:r>
      <w:commentRangeStart w:id="7"/>
      <w:r>
        <w:rPr>
          <w:rFonts w:hint="eastAsia"/>
        </w:rPr>
        <w:t>异常因子值</w:t>
      </w:r>
      <w:commentRangeEnd w:id="7"/>
      <w:r>
        <w:rPr>
          <w:rStyle w:val="15"/>
        </w:rPr>
        <w:commentReference w:id="7"/>
      </w:r>
      <w:r>
        <w:rPr>
          <w:rFonts w:hint="eastAsia"/>
        </w:rPr>
        <w:t>】。</w:t>
      </w:r>
    </w:p>
    <w:p>
      <w:pPr>
        <w:ind w:firstLine="480" w:firstLineChars="200"/>
        <w:rPr>
          <w:ins w:id="633" w:author="蔡晓旭" w:date="2022-07-27T10:33:00Z"/>
          <w:color w:val="FF0000"/>
        </w:rPr>
      </w:pPr>
      <w:r>
        <w:rPr>
          <w:rFonts w:hint="eastAsia"/>
          <w:color w:val="FF0000"/>
        </w:rPr>
        <w:t>注1：当同一归因维度下同时有多个异常因子时</w:t>
      </w:r>
      <w:ins w:id="634" w:author="蔡晓旭" w:date="2022-07-27T10:32:00Z">
        <w:r>
          <w:rPr>
            <w:rFonts w:hint="eastAsia"/>
            <w:color w:val="FF0000"/>
          </w:rPr>
          <w:t>：</w:t>
        </w:r>
      </w:ins>
      <w:ins w:id="635" w:author="蔡晓旭" w:date="2022-07-27T10:33:00Z">
        <w:r>
          <w:rPr>
            <w:rFonts w:hint="eastAsia"/>
            <w:color w:val="FF0000"/>
          </w:rPr>
          <w:t>对不同归因分类</w:t>
        </w:r>
      </w:ins>
      <w:del w:id="636" w:author="蔡晓旭" w:date="2022-07-27T10:32:00Z">
        <w:r>
          <w:rPr>
            <w:rFonts w:hint="eastAsia"/>
            <w:color w:val="FF0000"/>
          </w:rPr>
          <w:delText>，</w:delText>
        </w:r>
      </w:del>
      <w:del w:id="637" w:author="蔡晓旭" w:date="2022-07-27T10:33:00Z">
        <w:r>
          <w:rPr>
            <w:rFonts w:hint="eastAsia"/>
            <w:color w:val="FF0000"/>
          </w:rPr>
          <w:delText>则不同异常因子</w:delText>
        </w:r>
      </w:del>
      <w:r>
        <w:rPr>
          <w:rFonts w:hint="eastAsia"/>
          <w:color w:val="FF0000"/>
        </w:rPr>
        <w:t>按照以上结构拼接出来的文字以分号相隔</w:t>
      </w:r>
      <w:ins w:id="638" w:author="蔡晓旭" w:date="2022-07-27T10:33:00Z">
        <w:r>
          <w:rPr>
            <w:rFonts w:hint="eastAsia"/>
            <w:color w:val="FF0000"/>
          </w:rPr>
          <w:t>，对同一归因分类的不同异常因子以顿号</w:t>
        </w:r>
      </w:ins>
      <w:ins w:id="639" w:author="蔡晓旭" w:date="2022-07-27T10:34:00Z">
        <w:r>
          <w:rPr>
            <w:rFonts w:hint="eastAsia"/>
            <w:color w:val="FF0000"/>
          </w:rPr>
          <w:t>相</w:t>
        </w:r>
      </w:ins>
      <w:ins w:id="640" w:author="蔡晓旭" w:date="2022-07-27T10:33:00Z">
        <w:r>
          <w:rPr>
            <w:rFonts w:hint="eastAsia"/>
            <w:color w:val="FF0000"/>
          </w:rPr>
          <w:t>隔</w:t>
        </w:r>
      </w:ins>
      <w:r>
        <w:rPr>
          <w:rFonts w:hint="eastAsia"/>
          <w:color w:val="FF0000"/>
        </w:rPr>
        <w:t>。</w:t>
      </w:r>
      <w:ins w:id="641" w:author="蔡晓旭" w:date="2022-07-27T10:33:00Z">
        <w:r>
          <w:rPr>
            <w:rFonts w:hint="eastAsia"/>
            <w:color w:val="FF0000"/>
          </w:rPr>
          <w:t>例如：</w:t>
        </w:r>
      </w:ins>
    </w:p>
    <w:p>
      <w:pPr>
        <w:ind w:firstLine="480" w:firstLineChars="200"/>
        <w:rPr>
          <w:color w:val="FF0000"/>
        </w:rPr>
      </w:pPr>
      <w:ins w:id="642" w:author="蔡晓旭" w:date="2022-07-27T10:34:00Z">
        <w:r>
          <w:rPr>
            <w:rFonts w:hint="eastAsia" w:ascii="宋体" w:hAnsi="宋体"/>
            <w:szCs w:val="24"/>
          </w:rPr>
          <w:t>“主要包括营运能力异常：行业相对</w:t>
        </w:r>
      </w:ins>
      <w:ins w:id="643" w:author="蔡晓旭" w:date="2022-07-27T10:34:00Z">
        <w:r>
          <w:rPr>
            <w:rFonts w:ascii="宋体" w:hAnsi="宋体"/>
            <w:szCs w:val="24"/>
          </w:rPr>
          <w:t>_固定资产周转率</w:t>
        </w:r>
      </w:ins>
      <w:ins w:id="644" w:author="蔡晓旭" w:date="2022-07-27T10:34:00Z">
        <w:r>
          <w:rPr>
            <w:rFonts w:hint="eastAsia" w:ascii="宋体" w:hAnsi="宋体"/>
            <w:szCs w:val="24"/>
          </w:rPr>
          <w:t>为8</w:t>
        </w:r>
      </w:ins>
      <w:ins w:id="645" w:author="蔡晓旭" w:date="2022-07-27T10:34:00Z">
        <w:r>
          <w:rPr>
            <w:rFonts w:ascii="宋体" w:hAnsi="宋体"/>
            <w:szCs w:val="24"/>
          </w:rPr>
          <w:t>26.87</w:t>
        </w:r>
      </w:ins>
      <w:ins w:id="646" w:author="蔡晓旭" w:date="2022-07-27T10:34:00Z">
        <w:r>
          <w:rPr>
            <w:rFonts w:hint="eastAsia" w:ascii="宋体" w:hAnsi="宋体"/>
            <w:szCs w:val="24"/>
          </w:rPr>
          <w:t>、</w:t>
        </w:r>
      </w:ins>
      <w:ins w:id="647" w:author="蔡晓旭" w:date="2022-07-27T10:34:00Z">
        <w:r>
          <w:rPr>
            <w:rFonts w:ascii="宋体" w:hAnsi="宋体"/>
            <w:szCs w:val="24"/>
          </w:rPr>
          <w:t>2年同比增长营业周期</w:t>
        </w:r>
      </w:ins>
      <w:ins w:id="648" w:author="蔡晓旭" w:date="2022-07-27T10:34:00Z">
        <w:r>
          <w:rPr>
            <w:rFonts w:hint="eastAsia" w:ascii="宋体" w:hAnsi="宋体"/>
            <w:szCs w:val="24"/>
          </w:rPr>
          <w:t>为1</w:t>
        </w:r>
      </w:ins>
      <w:ins w:id="649" w:author="蔡晓旭" w:date="2022-07-27T10:34:00Z">
        <w:r>
          <w:rPr>
            <w:rFonts w:ascii="宋体" w:hAnsi="宋体"/>
            <w:szCs w:val="24"/>
          </w:rPr>
          <w:t>.27</w:t>
        </w:r>
      </w:ins>
      <w:ins w:id="650" w:author="蔡晓旭" w:date="2022-07-27T10:34:00Z">
        <w:r>
          <w:rPr>
            <w:rFonts w:hint="eastAsia" w:ascii="宋体" w:hAnsi="宋体"/>
            <w:szCs w:val="24"/>
          </w:rPr>
          <w:t>；资本结构异常：有息债务</w:t>
        </w:r>
      </w:ins>
      <w:ins w:id="651" w:author="蔡晓旭" w:date="2022-07-27T10:34:00Z">
        <w:r>
          <w:rPr>
            <w:rFonts w:ascii="宋体" w:hAnsi="宋体"/>
            <w:szCs w:val="24"/>
          </w:rPr>
          <w:t>/总资产</w:t>
        </w:r>
      </w:ins>
      <w:ins w:id="652" w:author="蔡晓旭" w:date="2022-07-27T10:34:00Z">
        <w:r>
          <w:rPr>
            <w:rFonts w:hint="eastAsia" w:ascii="宋体" w:hAnsi="宋体"/>
            <w:szCs w:val="24"/>
          </w:rPr>
          <w:t>为0</w:t>
        </w:r>
      </w:ins>
      <w:ins w:id="653" w:author="蔡晓旭" w:date="2022-07-27T10:34:00Z">
        <w:r>
          <w:rPr>
            <w:rFonts w:ascii="宋体" w:hAnsi="宋体"/>
            <w:szCs w:val="24"/>
          </w:rPr>
          <w:t>.26</w:t>
        </w:r>
      </w:ins>
      <w:ins w:id="654" w:author="蔡晓旭" w:date="2022-07-27T10:34:00Z">
        <w:r>
          <w:rPr>
            <w:rFonts w:hint="eastAsia" w:ascii="宋体" w:hAnsi="宋体"/>
            <w:szCs w:val="24"/>
          </w:rPr>
          <w:t>。”</w:t>
        </w:r>
      </w:ins>
    </w:p>
    <w:p>
      <w:pPr>
        <w:ind w:firstLine="480" w:firstLineChars="200"/>
        <w:rPr>
          <w:color w:val="FF0000"/>
        </w:rPr>
      </w:pPr>
      <w:r>
        <w:rPr>
          <w:rFonts w:hint="eastAsia"/>
          <w:color w:val="FF0000"/>
        </w:rPr>
        <w:t>注2：舆情维度</w:t>
      </w:r>
      <w:ins w:id="655" w:author="蔡晓旭" w:date="2022-08-31T15:15:00Z">
        <w:r>
          <w:rPr>
            <w:rFonts w:hint="eastAsia"/>
            <w:color w:val="FF0000"/>
          </w:rPr>
          <w:t>在</w:t>
        </w:r>
      </w:ins>
      <w:ins w:id="656" w:author="蔡晓旭" w:date="2022-08-17T13:57:00Z">
        <w:r>
          <w:rPr>
            <w:rFonts w:hint="eastAsia"/>
            <w:color w:val="FF0000"/>
          </w:rPr>
          <w:t>提示异常</w:t>
        </w:r>
      </w:ins>
      <w:ins w:id="657" w:author="蔡晓旭" w:date="2022-08-17T14:28:00Z">
        <w:r>
          <w:rPr>
            <w:rFonts w:hint="eastAsia"/>
            <w:color w:val="FF0000"/>
          </w:rPr>
          <w:t>因子</w:t>
        </w:r>
      </w:ins>
      <w:ins w:id="658" w:author="蔡晓旭" w:date="2022-08-31T15:16:00Z">
        <w:r>
          <w:rPr>
            <w:rFonts w:hint="eastAsia"/>
            <w:color w:val="FF0000"/>
          </w:rPr>
          <w:t>【</w:t>
        </w:r>
      </w:ins>
      <w:ins w:id="659" w:author="蔡晓旭" w:date="2022-08-31T15:15:00Z">
        <w:r>
          <w:rPr>
            <w:rFonts w:hint="eastAsia"/>
            <w:b/>
            <w:color w:val="FF0000"/>
            <w:rPrChange w:id="660" w:author="蔡晓旭" w:date="2022-08-31T15:15:00Z">
              <w:rPr>
                <w:rFonts w:hint="eastAsia"/>
                <w:color w:val="FF0000"/>
              </w:rPr>
            </w:rPrChange>
          </w:rPr>
          <w:t>之前</w:t>
        </w:r>
      </w:ins>
      <w:ins w:id="661" w:author="蔡晓旭" w:date="2022-08-31T15:16:00Z">
        <w:r>
          <w:rPr>
            <w:rFonts w:hint="eastAsia"/>
            <w:b/>
            <w:color w:val="FF0000"/>
          </w:rPr>
          <w:t>】</w:t>
        </w:r>
      </w:ins>
      <w:del w:id="662" w:author="蔡晓旭" w:date="2022-08-17T13:57:00Z">
        <w:r>
          <w:rPr>
            <w:rFonts w:hint="eastAsia"/>
            <w:color w:val="FF0000"/>
          </w:rPr>
          <w:delText>不提示具体异常因子情况</w:delText>
        </w:r>
      </w:del>
      <w:r>
        <w:rPr>
          <w:rFonts w:hint="eastAsia"/>
          <w:color w:val="FF0000"/>
        </w:rPr>
        <w:t>，</w:t>
      </w:r>
      <w:ins w:id="663" w:author="蔡晓旭" w:date="2022-08-17T13:57:00Z">
        <w:r>
          <w:rPr>
            <w:rFonts w:hint="eastAsia"/>
            <w:color w:val="FF0000"/>
          </w:rPr>
          <w:t>还需提示风险事件（仅当对于归因分类下有异常指标时，才提示风险事件）。</w:t>
        </w:r>
      </w:ins>
      <w:ins w:id="664" w:author="蔡晓旭" w:date="2022-08-17T13:58:00Z">
        <w:r>
          <w:rPr>
            <w:rFonts w:hint="eastAsia"/>
            <w:color w:val="FF0000"/>
          </w:rPr>
          <w:t>风险事件话术为：</w:t>
        </w:r>
      </w:ins>
      <w:del w:id="665" w:author="蔡晓旭" w:date="2022-08-17T13:57:00Z">
        <w:r>
          <w:rPr>
            <w:rFonts w:hint="eastAsia"/>
            <w:color w:val="FF0000"/>
          </w:rPr>
          <w:delText>从“主要包括</w:delText>
        </w:r>
      </w:del>
      <w:del w:id="666" w:author="蔡晓旭" w:date="2022-08-17T13:57:00Z">
        <w:r>
          <w:rPr>
            <w:color w:val="FF0000"/>
          </w:rPr>
          <w:delText>…</w:delText>
        </w:r>
      </w:del>
      <w:del w:id="667" w:author="蔡晓旭" w:date="2022-08-17T13:57:00Z">
        <w:r>
          <w:rPr>
            <w:rFonts w:hint="eastAsia"/>
            <w:color w:val="FF0000"/>
          </w:rPr>
          <w:delText>”开始替换为</w:delText>
        </w:r>
      </w:del>
      <w:r>
        <w:rPr>
          <w:rFonts w:hint="eastAsia"/>
          <w:color w:val="FF0000"/>
        </w:rPr>
        <w:t>“</w:t>
      </w:r>
      <w:del w:id="668" w:author="蔡晓旭" w:date="2022-08-17T14:28:00Z">
        <w:r>
          <w:rPr>
            <w:rFonts w:hint="eastAsia"/>
            <w:color w:val="FF0000"/>
          </w:rPr>
          <w:delText>主要</w:delText>
        </w:r>
      </w:del>
      <w:r>
        <w:rPr>
          <w:rFonts w:hint="eastAsia"/>
          <w:color w:val="FF0000"/>
        </w:rPr>
        <w:t>涉及</w:t>
      </w:r>
      <w:r>
        <w:rPr>
          <w:rFonts w:hint="eastAsia"/>
          <w:color w:val="FF0000"/>
          <w:u w:val="single"/>
          <w:rPrChange w:id="669" w:author="蔡晓旭" w:date="2022-08-17T14:29:00Z">
            <w:rPr>
              <w:rFonts w:hint="eastAsia"/>
              <w:color w:val="FF0000"/>
            </w:rPr>
          </w:rPrChange>
        </w:rPr>
        <w:t>风险事件</w:t>
      </w:r>
      <w:ins w:id="670" w:author="蔡晓旭" w:date="2022-08-17T14:28:00Z">
        <w:r>
          <w:rPr>
            <w:rFonts w:hint="eastAsia"/>
            <w:color w:val="FF0000"/>
            <w:u w:val="single"/>
            <w:rPrChange w:id="671" w:author="蔡晓旭" w:date="2022-08-17T14:29:00Z">
              <w:rPr>
                <w:rFonts w:hint="eastAsia"/>
                <w:color w:val="FF0000"/>
              </w:rPr>
            </w:rPrChange>
          </w:rPr>
          <w:t>（新闻公告）</w:t>
        </w:r>
      </w:ins>
      <w:ins w:id="672" w:author="蔡晓旭" w:date="2022-08-17T14:28:00Z">
        <w:r>
          <w:rPr>
            <w:color w:val="FF0000"/>
            <w:u w:val="single"/>
            <w:rPrChange w:id="673" w:author="蔡晓旭" w:date="2022-08-17T14:29:00Z">
              <w:rPr>
                <w:color w:val="FF0000"/>
              </w:rPr>
            </w:rPrChange>
          </w:rPr>
          <w:t>/</w:t>
        </w:r>
      </w:ins>
      <w:ins w:id="674" w:author="蔡晓旭" w:date="2022-08-17T14:28:00Z">
        <w:r>
          <w:rPr>
            <w:rFonts w:hint="eastAsia"/>
            <w:color w:val="FF0000"/>
            <w:u w:val="single"/>
            <w:rPrChange w:id="675" w:author="蔡晓旭" w:date="2022-08-17T14:29:00Z">
              <w:rPr>
                <w:rFonts w:hint="eastAsia"/>
                <w:color w:val="FF0000"/>
              </w:rPr>
            </w:rPrChange>
          </w:rPr>
          <w:t>司法诉讼案件（司法诉讼）</w:t>
        </w:r>
      </w:ins>
      <w:ins w:id="676" w:author="蔡晓旭" w:date="2022-08-17T14:28:00Z">
        <w:r>
          <w:rPr>
            <w:color w:val="FF0000"/>
            <w:u w:val="single"/>
            <w:rPrChange w:id="677" w:author="蔡晓旭" w:date="2022-08-17T14:29:00Z">
              <w:rPr>
                <w:color w:val="FF0000"/>
              </w:rPr>
            </w:rPrChange>
          </w:rPr>
          <w:t>/</w:t>
        </w:r>
      </w:ins>
      <w:ins w:id="678" w:author="蔡晓旭" w:date="2022-08-17T14:29:00Z">
        <w:r>
          <w:rPr>
            <w:rFonts w:hint="eastAsia"/>
            <w:color w:val="FF0000"/>
            <w:u w:val="single"/>
            <w:rPrChange w:id="679" w:author="蔡晓旭" w:date="2022-08-17T14:29:00Z">
              <w:rPr>
                <w:rFonts w:hint="eastAsia"/>
                <w:color w:val="FF0000"/>
              </w:rPr>
            </w:rPrChange>
          </w:rPr>
          <w:t>诚信处罚案件（诚信处罚）</w:t>
        </w:r>
      </w:ins>
      <w:ins w:id="680" w:author="蔡晓旭" w:date="2022-08-17T14:28:00Z">
        <w:r>
          <w:rPr>
            <w:rFonts w:hint="eastAsia"/>
            <w:color w:val="FF0000"/>
          </w:rPr>
          <w:t>主要</w:t>
        </w:r>
      </w:ins>
      <w:del w:id="681" w:author="蔡晓旭" w:date="2022-08-16T11:16:00Z">
        <w:r>
          <w:rPr>
            <w:rFonts w:hint="eastAsia"/>
            <w:color w:val="FF0000"/>
          </w:rPr>
          <w:delText>为</w:delText>
        </w:r>
      </w:del>
      <w:ins w:id="682" w:author="蔡晓旭" w:date="2022-08-16T11:16:00Z">
        <w:r>
          <w:rPr>
            <w:rFonts w:hint="eastAsia"/>
            <w:color w:val="FF0000"/>
          </w:rPr>
          <w:t>包括</w:t>
        </w:r>
      </w:ins>
      <w:r>
        <w:rPr>
          <w:color w:val="FF0000"/>
          <w:highlight w:val="yellow"/>
        </w:rPr>
        <w:t>……</w:t>
      </w:r>
      <w:r>
        <w:rPr>
          <w:rFonts w:hint="eastAsia"/>
          <w:color w:val="FF0000"/>
        </w:rPr>
        <w:t>”，标黄部分根据舆情维度</w:t>
      </w:r>
      <w:del w:id="683" w:author="蔡晓旭" w:date="2022-08-17T14:29:00Z">
        <w:r>
          <w:rPr>
            <w:rFonts w:hint="eastAsia"/>
            <w:color w:val="FF0000"/>
          </w:rPr>
          <w:delText>异常因子填充信息</w:delText>
        </w:r>
      </w:del>
      <w:ins w:id="684" w:author="蔡晓旭" w:date="2022-08-17T14:29:00Z">
        <w:r>
          <w:rPr>
            <w:rFonts w:hint="eastAsia"/>
            <w:color w:val="FF0000"/>
          </w:rPr>
          <w:t>下有异常指标的归因分类列示具体舆情标签</w:t>
        </w:r>
      </w:ins>
      <w:ins w:id="685" w:author="蔡晓旭" w:date="2022-08-17T14:29:00Z">
        <w:r>
          <w:rPr>
            <w:color w:val="FF0000"/>
          </w:rPr>
          <w:t>/</w:t>
        </w:r>
      </w:ins>
      <w:ins w:id="686" w:author="蔡晓旭" w:date="2022-08-17T14:29:00Z">
        <w:r>
          <w:rPr>
            <w:rFonts w:hint="eastAsia"/>
            <w:color w:val="FF0000"/>
          </w:rPr>
          <w:t>司法诚信案由</w:t>
        </w:r>
      </w:ins>
      <w:ins w:id="687" w:author="蔡晓旭" w:date="2022-08-17T14:35:00Z">
        <w:r>
          <w:rPr>
            <w:rFonts w:hint="eastAsia"/>
            <w:color w:val="FF0000"/>
          </w:rPr>
          <w:t>（当多个归因分类均有异常指标时，则在每个分类讲完该分类下的异常指标以及风险事件后</w:t>
        </w:r>
      </w:ins>
      <w:ins w:id="688" w:author="蔡晓旭" w:date="2022-08-17T14:36:00Z">
        <w:r>
          <w:rPr>
            <w:rFonts w:hint="eastAsia"/>
            <w:color w:val="FF0000"/>
          </w:rPr>
          <w:t>再讲下一个分类）</w:t>
        </w:r>
      </w:ins>
      <w:r>
        <w:rPr>
          <w:rFonts w:hint="eastAsia"/>
          <w:color w:val="FF0000"/>
        </w:rPr>
        <w:t>，主要有以下几种情况：</w:t>
      </w:r>
    </w:p>
    <w:p>
      <w:pPr>
        <w:ind w:firstLine="480" w:firstLineChars="200"/>
        <w:rPr>
          <w:color w:val="FF0000"/>
        </w:rPr>
      </w:pPr>
      <w:r>
        <w:rPr>
          <w:rFonts w:hint="eastAsia"/>
          <w:color w:val="FF0000"/>
        </w:rPr>
        <w:t>-</w:t>
      </w:r>
      <w:r>
        <w:rPr>
          <w:color w:val="FF0000"/>
        </w:rPr>
        <w:t xml:space="preserve"> </w:t>
      </w:r>
      <w:r>
        <w:rPr>
          <w:rFonts w:hint="eastAsia"/>
          <w:color w:val="FF0000"/>
        </w:rPr>
        <w:t>情况1：异常因子为新闻</w:t>
      </w:r>
      <w:del w:id="689" w:author="蔡晓旭" w:date="2022-09-07T09:35:00Z">
        <w:r>
          <w:rPr>
            <w:rFonts w:hint="eastAsia"/>
            <w:color w:val="FF0000"/>
          </w:rPr>
          <w:delText>舆情</w:delText>
        </w:r>
      </w:del>
      <w:ins w:id="690" w:author="蔡晓旭" w:date="2022-09-07T09:35:00Z">
        <w:r>
          <w:rPr>
            <w:rFonts w:hint="eastAsia"/>
            <w:color w:val="FF0000"/>
          </w:rPr>
          <w:t>公告</w:t>
        </w:r>
      </w:ins>
      <w:r>
        <w:rPr>
          <w:rFonts w:hint="eastAsia"/>
          <w:color w:val="FF0000"/>
        </w:rPr>
        <w:t>类因子，</w:t>
      </w:r>
      <w:ins w:id="691" w:author="蔡晓旭" w:date="2022-09-07T09:38:00Z">
        <w:r>
          <w:rPr>
            <w:rFonts w:hint="eastAsia"/>
            <w:color w:val="FF0000"/>
          </w:rPr>
          <w:t>对于新闻</w:t>
        </w:r>
      </w:ins>
      <w:ins w:id="692" w:author="蔡晓旭" w:date="2022-09-07T09:39:00Z">
        <w:r>
          <w:rPr>
            <w:rFonts w:hint="eastAsia"/>
            <w:color w:val="FF0000"/>
          </w:rPr>
          <w:t>类</w:t>
        </w:r>
      </w:ins>
      <w:ins w:id="693" w:author="蔡晓旭" w:date="2022-08-31T15:16:00Z">
        <w:r>
          <w:rPr>
            <w:rFonts w:hint="eastAsia"/>
            <w:color w:val="FF0000"/>
          </w:rPr>
          <w:t>异常因子</w:t>
        </w:r>
      </w:ins>
      <w:ins w:id="694" w:author="蔡晓旭" w:date="2022-09-07T09:39:00Z">
        <w:r>
          <w:rPr>
            <w:rFonts w:hint="eastAsia"/>
            <w:color w:val="FF0000"/>
          </w:rPr>
          <w:t>提取</w:t>
        </w:r>
      </w:ins>
      <w:ins w:id="695" w:author="蔡晓旭" w:date="2022-08-31T15:16:00Z">
        <w:r>
          <w:rPr>
            <w:rFonts w:hint="eastAsia"/>
            <w:color w:val="FF0000"/>
          </w:rPr>
          <w:t>对应</w:t>
        </w:r>
      </w:ins>
      <w:ins w:id="696" w:author="蔡晓旭" w:date="2022-09-07T09:37:00Z">
        <w:r>
          <w:rPr>
            <w:rFonts w:hint="eastAsia"/>
            <w:color w:val="FF0000"/>
          </w:rPr>
          <w:t>新闻标签</w:t>
        </w:r>
      </w:ins>
      <w:ins w:id="697" w:author="蔡晓旭" w:date="2022-08-17T14:37:00Z">
        <w:r>
          <w:rPr>
            <w:rFonts w:hint="eastAsia"/>
            <w:color w:val="FF0000"/>
          </w:rPr>
          <w:t>，按照严重程度由高到低（即重要性字段由-</w:t>
        </w:r>
      </w:ins>
      <w:ins w:id="698" w:author="蔡晓旭" w:date="2022-08-17T14:37:00Z">
        <w:r>
          <w:rPr>
            <w:color w:val="FF0000"/>
          </w:rPr>
          <w:t>3</w:t>
        </w:r>
      </w:ins>
      <w:ins w:id="699" w:author="蔡晓旭" w:date="2022-08-17T14:37:00Z">
        <w:r>
          <w:rPr>
            <w:rFonts w:hint="eastAsia"/>
            <w:color w:val="FF0000"/>
          </w:rPr>
          <w:t>到-</w:t>
        </w:r>
      </w:ins>
      <w:ins w:id="700" w:author="蔡晓旭" w:date="2022-08-17T14:37:00Z">
        <w:r>
          <w:rPr>
            <w:color w:val="FF0000"/>
          </w:rPr>
          <w:t>1</w:t>
        </w:r>
      </w:ins>
      <w:ins w:id="701" w:author="蔡晓旭" w:date="2022-08-17T14:37:00Z">
        <w:r>
          <w:rPr>
            <w:rFonts w:hint="eastAsia"/>
            <w:color w:val="FF0000"/>
          </w:rPr>
          <w:t>）的顺序排列所有</w:t>
        </w:r>
      </w:ins>
      <w:ins w:id="702" w:author="蔡晓旭" w:date="2022-09-07T09:38:00Z">
        <w:r>
          <w:rPr>
            <w:rFonts w:hint="eastAsia"/>
            <w:color w:val="FF0000"/>
          </w:rPr>
          <w:t>新闻</w:t>
        </w:r>
      </w:ins>
      <w:ins w:id="703" w:author="蔡晓旭" w:date="2022-08-17T14:37:00Z">
        <w:r>
          <w:rPr>
            <w:rFonts w:hint="eastAsia"/>
            <w:color w:val="FF0000"/>
          </w:rPr>
          <w:t>标签，</w:t>
        </w:r>
      </w:ins>
      <w:ins w:id="704" w:author="蔡晓旭" w:date="2022-08-17T14:38:00Z">
        <w:r>
          <w:rPr>
            <w:rFonts w:hint="eastAsia"/>
            <w:color w:val="FF0000"/>
          </w:rPr>
          <w:t>再将</w:t>
        </w:r>
      </w:ins>
      <w:ins w:id="705" w:author="蔡晓旭" w:date="2022-09-07T09:38:00Z">
        <w:r>
          <w:rPr>
            <w:rFonts w:hint="eastAsia"/>
            <w:color w:val="FF0000"/>
          </w:rPr>
          <w:t>新闻</w:t>
        </w:r>
      </w:ins>
      <w:ins w:id="706" w:author="蔡晓旭" w:date="2022-08-17T14:38:00Z">
        <w:r>
          <w:rPr>
            <w:rFonts w:hint="eastAsia"/>
            <w:color w:val="FF0000"/>
          </w:rPr>
          <w:t>标签去重后，展示最多不超过1</w:t>
        </w:r>
      </w:ins>
      <w:ins w:id="707" w:author="蔡晓旭" w:date="2022-09-07T09:38:00Z">
        <w:r>
          <w:rPr>
            <w:color w:val="FF0000"/>
          </w:rPr>
          <w:t>0</w:t>
        </w:r>
      </w:ins>
      <w:ins w:id="708" w:author="蔡晓旭" w:date="2022-08-17T14:38:00Z">
        <w:r>
          <w:rPr>
            <w:rFonts w:hint="eastAsia"/>
            <w:color w:val="FF0000"/>
          </w:rPr>
          <w:t>个标签</w:t>
        </w:r>
      </w:ins>
      <w:ins w:id="709" w:author="蔡晓旭" w:date="2022-08-17T15:38:00Z">
        <w:r>
          <w:rPr>
            <w:rFonts w:hint="eastAsia"/>
            <w:color w:val="FF0000"/>
          </w:rPr>
          <w:t>（优先展示标签名称中不含“其他”字眼的标签，若</w:t>
        </w:r>
      </w:ins>
      <w:ins w:id="710" w:author="蔡晓旭" w:date="2022-08-31T15:18:00Z">
        <w:r>
          <w:rPr>
            <w:rFonts w:hint="eastAsia"/>
            <w:color w:val="FF0000"/>
          </w:rPr>
          <w:t>取出来的标签均为含“其他”字眼的标签，</w:t>
        </w:r>
      </w:ins>
      <w:ins w:id="711" w:author="蔡晓旭" w:date="2022-08-17T15:38:00Z">
        <w:r>
          <w:rPr>
            <w:rFonts w:hint="eastAsia"/>
            <w:color w:val="FF0000"/>
          </w:rPr>
          <w:t>则</w:t>
        </w:r>
      </w:ins>
      <w:ins w:id="712" w:author="蔡晓旭" w:date="2022-08-31T15:18:00Z">
        <w:r>
          <w:rPr>
            <w:rFonts w:hint="eastAsia"/>
            <w:color w:val="FF0000"/>
          </w:rPr>
          <w:t>展示</w:t>
        </w:r>
      </w:ins>
      <w:ins w:id="713" w:author="蔡晓旭" w:date="2022-08-17T15:38:00Z">
        <w:r>
          <w:rPr>
            <w:rFonts w:hint="eastAsia"/>
            <w:color w:val="FF0000"/>
          </w:rPr>
          <w:t>主体命中的含“其他”字眼的标签）</w:t>
        </w:r>
      </w:ins>
      <w:ins w:id="714" w:author="蔡晓旭" w:date="2022-09-07T09:38:00Z">
        <w:r>
          <w:rPr>
            <w:rFonts w:hint="eastAsia"/>
            <w:color w:val="FF0000"/>
          </w:rPr>
          <w:t>；</w:t>
        </w:r>
      </w:ins>
      <w:ins w:id="715" w:author="蔡晓旭" w:date="2022-09-07T09:39:00Z">
        <w:r>
          <w:rPr>
            <w:rFonts w:hint="eastAsia"/>
            <w:color w:val="FF0000"/>
          </w:rPr>
          <w:t>对于公告类异常因子提取公告类型标签，展示最多不超过5个标签</w:t>
        </w:r>
      </w:ins>
      <w:ins w:id="716" w:author="蔡晓旭" w:date="2022-09-07T09:40:00Z">
        <w:r>
          <w:rPr>
            <w:rFonts w:hint="eastAsia"/>
            <w:color w:val="FF0000"/>
          </w:rPr>
          <w:t>（优先展示标签名称中不含“其他”字眼的标签，若取出来的标签均为含“其他”字眼的标签，则展示主体命中的含“其他”字眼的标签）</w:t>
        </w:r>
      </w:ins>
      <w:ins w:id="717" w:author="蔡晓旭" w:date="2022-09-07T09:38:00Z">
        <w:r>
          <w:rPr>
            <w:rFonts w:hint="eastAsia"/>
            <w:color w:val="FF0000"/>
          </w:rPr>
          <w:t>，</w:t>
        </w:r>
      </w:ins>
      <w:ins w:id="718" w:author="蔡晓旭" w:date="2022-08-17T14:38:00Z">
        <w:r>
          <w:rPr>
            <w:rFonts w:hint="eastAsia"/>
            <w:color w:val="FF0000"/>
          </w:rPr>
          <w:t>若</w:t>
        </w:r>
      </w:ins>
      <w:ins w:id="719" w:author="蔡晓旭" w:date="2022-09-07T09:40:00Z">
        <w:r>
          <w:rPr>
            <w:rFonts w:hint="eastAsia"/>
            <w:color w:val="FF0000"/>
          </w:rPr>
          <w:t>新闻公告类因子对应取出的新闻+公告</w:t>
        </w:r>
      </w:ins>
      <w:ins w:id="720" w:author="蔡晓旭" w:date="2022-08-17T14:39:00Z">
        <w:r>
          <w:rPr>
            <w:rFonts w:hint="eastAsia"/>
            <w:color w:val="FF0000"/>
          </w:rPr>
          <w:t>标签</w:t>
        </w:r>
      </w:ins>
      <w:ins w:id="721" w:author="蔡晓旭" w:date="2022-09-07T09:40:00Z">
        <w:r>
          <w:rPr>
            <w:rFonts w:hint="eastAsia"/>
            <w:color w:val="FF0000"/>
          </w:rPr>
          <w:t>合计</w:t>
        </w:r>
      </w:ins>
      <w:ins w:id="722" w:author="蔡晓旭" w:date="2022-08-17T14:39:00Z">
        <w:r>
          <w:rPr>
            <w:rFonts w:hint="eastAsia"/>
            <w:color w:val="FF0000"/>
          </w:rPr>
          <w:t>超过1</w:t>
        </w:r>
      </w:ins>
      <w:ins w:id="723" w:author="蔡晓旭" w:date="2022-09-07T09:38:00Z">
        <w:r>
          <w:rPr>
            <w:color w:val="FF0000"/>
          </w:rPr>
          <w:t>5</w:t>
        </w:r>
      </w:ins>
      <w:ins w:id="724" w:author="蔡晓旭" w:date="2022-08-17T14:39:00Z">
        <w:r>
          <w:rPr>
            <w:rFonts w:hint="eastAsia"/>
            <w:color w:val="FF0000"/>
          </w:rPr>
          <w:t>个则用“等”字收尾</w:t>
        </w:r>
      </w:ins>
      <w:del w:id="725" w:author="蔡晓旭" w:date="2022-08-17T14:36:00Z">
        <w:r>
          <w:rPr>
            <w:rFonts w:hint="eastAsia"/>
            <w:color w:val="FF0000"/>
          </w:rPr>
          <w:delText>按照对应</w:delText>
        </w:r>
        <w:commentRangeStart w:id="8"/>
        <w:r>
          <w:rPr>
            <w:rFonts w:hint="eastAsia"/>
            <w:color w:val="FF0000"/>
          </w:rPr>
          <w:delText>新闻舆情因子业务逻辑</w:delText>
        </w:r>
        <w:commentRangeEnd w:id="8"/>
      </w:del>
      <w:del w:id="726" w:author="蔡晓旭" w:date="2022-08-17T14:36:00Z">
        <w:r>
          <w:rPr>
            <w:rStyle w:val="15"/>
          </w:rPr>
          <w:commentReference w:id="8"/>
        </w:r>
      </w:del>
      <w:del w:id="727" w:author="蔡晓旭" w:date="2022-08-17T14:36:00Z">
        <w:r>
          <w:rPr>
            <w:rFonts w:hint="eastAsia"/>
            <w:color w:val="FF0000"/>
          </w:rPr>
          <w:delText>，提取出对应风险事件标签进行填充。例如，异常因子为【近1个月_标签为评级展望下调的舆情数量】，则展示为“主要涉及风险事件为评级展望下调”</w:delText>
        </w:r>
      </w:del>
      <w:r>
        <w:rPr>
          <w:rFonts w:hint="eastAsia"/>
          <w:color w:val="FF0000"/>
        </w:rPr>
        <w:t>；</w:t>
      </w:r>
    </w:p>
    <w:p>
      <w:pPr>
        <w:ind w:firstLine="480" w:firstLineChars="200"/>
        <w:rPr>
          <w:ins w:id="728" w:author="蔡晓旭" w:date="2022-08-17T16:00:00Z"/>
          <w:color w:val="FF0000"/>
        </w:rPr>
      </w:pPr>
      <w:r>
        <w:rPr>
          <w:rFonts w:hint="eastAsia"/>
          <w:color w:val="FF0000"/>
        </w:rPr>
        <w:t>-</w:t>
      </w:r>
      <w:r>
        <w:rPr>
          <w:color w:val="FF0000"/>
        </w:rPr>
        <w:t xml:space="preserve"> </w:t>
      </w:r>
      <w:r>
        <w:rPr>
          <w:rFonts w:hint="eastAsia"/>
          <w:color w:val="FF0000"/>
        </w:rPr>
        <w:t>情况2：异常因子为司法</w:t>
      </w:r>
      <w:ins w:id="729" w:author="蔡晓旭" w:date="2022-08-17T15:10:00Z">
        <w:r>
          <w:rPr>
            <w:rFonts w:hint="eastAsia"/>
            <w:color w:val="FF0000"/>
          </w:rPr>
          <w:t>诉讼</w:t>
        </w:r>
      </w:ins>
      <w:del w:id="730" w:author="蔡晓旭" w:date="2022-08-17T15:10:00Z">
        <w:r>
          <w:rPr>
            <w:rFonts w:hint="eastAsia"/>
            <w:color w:val="FF0000"/>
          </w:rPr>
          <w:delText>诚信</w:delText>
        </w:r>
      </w:del>
      <w:r>
        <w:rPr>
          <w:rFonts w:hint="eastAsia"/>
          <w:color w:val="FF0000"/>
        </w:rPr>
        <w:t>类因子，</w:t>
      </w:r>
      <w:del w:id="731" w:author="蔡晓旭" w:date="2022-08-17T15:09:00Z">
        <w:r>
          <w:rPr>
            <w:rFonts w:hint="eastAsia"/>
            <w:color w:val="FF0000"/>
          </w:rPr>
          <w:delText>按照对应</w:delText>
        </w:r>
        <w:commentRangeStart w:id="9"/>
        <w:r>
          <w:rPr>
            <w:rFonts w:hint="eastAsia"/>
            <w:color w:val="FF0000"/>
          </w:rPr>
          <w:delText>司法诚信因子业务逻辑</w:delText>
        </w:r>
        <w:commentRangeEnd w:id="9"/>
      </w:del>
      <w:del w:id="732" w:author="蔡晓旭" w:date="2022-08-17T15:09:00Z">
        <w:r>
          <w:rPr>
            <w:rStyle w:val="15"/>
          </w:rPr>
          <w:commentReference w:id="9"/>
        </w:r>
      </w:del>
      <w:del w:id="733" w:author="蔡晓旭" w:date="2022-08-17T15:09:00Z">
        <w:r>
          <w:rPr>
            <w:rFonts w:hint="eastAsia"/>
            <w:color w:val="FF0000"/>
          </w:rPr>
          <w:delText>，</w:delText>
        </w:r>
      </w:del>
      <w:r>
        <w:rPr>
          <w:rFonts w:hint="eastAsia"/>
          <w:color w:val="FF0000"/>
        </w:rPr>
        <w:t>提取</w:t>
      </w:r>
      <w:ins w:id="734" w:author="蔡晓旭" w:date="2022-08-31T15:19:00Z">
        <w:commentRangeStart w:id="10"/>
        <w:r>
          <w:rPr>
            <w:rFonts w:hint="eastAsia"/>
            <w:color w:val="FF0000"/>
          </w:rPr>
          <w:t>异常因子对应</w:t>
        </w:r>
      </w:ins>
      <w:ins w:id="735" w:author="蔡晓旭" w:date="2022-08-17T15:10:00Z">
        <w:r>
          <w:rPr>
            <w:rFonts w:hint="eastAsia"/>
            <w:color w:val="FF0000"/>
          </w:rPr>
          <w:t>法院诉讼、开庭庭审案由</w:t>
        </w:r>
        <w:commentRangeEnd w:id="10"/>
      </w:ins>
      <w:ins w:id="736" w:author="蔡晓旭" w:date="2022-08-31T15:19:00Z">
        <w:r>
          <w:rPr>
            <w:rStyle w:val="15"/>
          </w:rPr>
          <w:commentReference w:id="10"/>
        </w:r>
      </w:ins>
      <w:del w:id="737" w:author="蔡晓旭" w:date="2022-08-17T15:10:00Z">
        <w:r>
          <w:rPr>
            <w:rFonts w:hint="eastAsia"/>
            <w:color w:val="FF0000"/>
          </w:rPr>
          <w:delText>出对应</w:delText>
        </w:r>
      </w:del>
      <w:del w:id="738" w:author="蔡晓旭" w:date="2022-08-17T15:09:00Z">
        <w:r>
          <w:rPr>
            <w:rFonts w:hint="eastAsia"/>
            <w:color w:val="FF0000"/>
          </w:rPr>
          <w:delText>案件/处罚类型等关键信息进行填充</w:delText>
        </w:r>
      </w:del>
      <w:ins w:id="739" w:author="蔡晓旭" w:date="2022-08-17T15:10:00Z">
        <w:r>
          <w:rPr>
            <w:rFonts w:hint="eastAsia"/>
            <w:color w:val="FF0000"/>
          </w:rPr>
          <w:t>，</w:t>
        </w:r>
      </w:ins>
      <w:ins w:id="740" w:author="蔡晓旭" w:date="2022-08-17T15:41:00Z">
        <w:r>
          <w:rPr>
            <w:rFonts w:hint="eastAsia"/>
            <w:color w:val="FF0000"/>
          </w:rPr>
          <w:t>去重</w:t>
        </w:r>
      </w:ins>
      <w:ins w:id="741" w:author="蔡晓旭" w:date="2022-08-17T15:58:00Z">
        <w:r>
          <w:rPr>
            <w:rFonts w:hint="eastAsia"/>
            <w:color w:val="FF0000"/>
          </w:rPr>
          <w:t>后</w:t>
        </w:r>
      </w:ins>
      <w:ins w:id="742" w:author="蔡晓旭" w:date="2022-08-17T15:41:00Z">
        <w:r>
          <w:rPr>
            <w:rFonts w:hint="eastAsia"/>
            <w:color w:val="FF0000"/>
          </w:rPr>
          <w:t>展示最多不超过1</w:t>
        </w:r>
      </w:ins>
      <w:ins w:id="743" w:author="蔡晓旭" w:date="2022-08-17T15:59:00Z">
        <w:r>
          <w:rPr>
            <w:color w:val="FF0000"/>
          </w:rPr>
          <w:t>0</w:t>
        </w:r>
      </w:ins>
      <w:ins w:id="744" w:author="蔡晓旭" w:date="2022-08-17T15:41:00Z">
        <w:r>
          <w:rPr>
            <w:rFonts w:hint="eastAsia"/>
            <w:color w:val="FF0000"/>
          </w:rPr>
          <w:t>个案由（优先展示中不含“其他”字眼的案由名称，若</w:t>
        </w:r>
      </w:ins>
      <w:ins w:id="745" w:author="蔡晓旭" w:date="2022-08-31T15:34:00Z">
        <w:r>
          <w:rPr>
            <w:rFonts w:hint="eastAsia"/>
            <w:color w:val="FF0000"/>
          </w:rPr>
          <w:t>取出来的均为含“其他”字眼的案由，</w:t>
        </w:r>
      </w:ins>
      <w:ins w:id="746" w:author="蔡晓旭" w:date="2022-08-17T15:41:00Z">
        <w:r>
          <w:rPr>
            <w:rFonts w:hint="eastAsia"/>
            <w:color w:val="FF0000"/>
          </w:rPr>
          <w:t>则</w:t>
        </w:r>
      </w:ins>
      <w:ins w:id="747" w:author="蔡晓旭" w:date="2022-08-31T15:34:00Z">
        <w:r>
          <w:rPr>
            <w:rFonts w:hint="eastAsia"/>
            <w:color w:val="FF0000"/>
          </w:rPr>
          <w:t>展示</w:t>
        </w:r>
      </w:ins>
      <w:ins w:id="748" w:author="蔡晓旭" w:date="2022-08-17T15:41:00Z">
        <w:r>
          <w:rPr>
            <w:rFonts w:hint="eastAsia"/>
            <w:color w:val="FF0000"/>
          </w:rPr>
          <w:t>主体命中的含“其他”字眼的案由名称）</w:t>
        </w:r>
      </w:ins>
      <w:del w:id="749" w:author="蔡晓旭" w:date="2022-08-17T15:10:00Z">
        <w:r>
          <w:rPr>
            <w:rFonts w:hint="eastAsia"/>
            <w:color w:val="FF0000"/>
          </w:rPr>
          <w:delText>。例如，异常因子为【近1年_作为被告涉金融借贷纠纷案件（裁判文书）】，则展示为“主要涉及风险事件为作为被告涉金融借贷纠纷案件（裁判文书）”</w:delText>
        </w:r>
      </w:del>
      <w:r>
        <w:rPr>
          <w:rFonts w:hint="eastAsia"/>
          <w:color w:val="FF0000"/>
        </w:rPr>
        <w:t>；</w:t>
      </w:r>
      <w:ins w:id="750" w:author="蔡晓旭" w:date="2022-08-17T15:42:00Z">
        <w:r>
          <w:rPr>
            <w:rFonts w:hint="eastAsia"/>
            <w:color w:val="FF0000"/>
          </w:rPr>
          <w:t>法院诉讼案由</w:t>
        </w:r>
      </w:ins>
      <w:ins w:id="751" w:author="蔡晓旭" w:date="2022-08-17T15:54:00Z">
        <w:r>
          <w:rPr>
            <w:rFonts w:hint="eastAsia"/>
            <w:color w:val="FF0000"/>
          </w:rPr>
          <w:t>按照</w:t>
        </w:r>
      </w:ins>
      <w:ins w:id="752" w:author="蔡晓旭" w:date="2022-08-17T15:55:00Z">
        <w:r>
          <w:rPr>
            <w:color w:val="FF0000"/>
          </w:rPr>
          <w:t>cr0055_015</w:t>
        </w:r>
      </w:ins>
      <w:ins w:id="753" w:author="蔡晓旭" w:date="2022-08-17T15:55:00Z">
        <w:r>
          <w:rPr>
            <w:rFonts w:hint="eastAsia"/>
            <w:color w:val="FF0000"/>
          </w:rPr>
          <w:t>限制时间范围</w:t>
        </w:r>
      </w:ins>
      <w:ins w:id="754" w:author="蔡晓旭" w:date="2022-08-17T15:42:00Z">
        <w:r>
          <w:rPr>
            <w:rFonts w:hint="eastAsia"/>
            <w:color w:val="FF0000"/>
          </w:rPr>
          <w:t>提取</w:t>
        </w:r>
      </w:ins>
      <w:ins w:id="755" w:author="蔡晓旭" w:date="2022-08-17T15:53:00Z">
        <w:r>
          <w:rPr>
            <w:color w:val="FF0000"/>
          </w:rPr>
          <w:t>cr0055_030</w:t>
        </w:r>
      </w:ins>
      <w:ins w:id="756" w:author="蔡晓旭" w:date="2022-08-17T15:53:00Z">
        <w:r>
          <w:rPr>
            <w:rFonts w:hint="eastAsia"/>
            <w:color w:val="FF0000"/>
          </w:rPr>
          <w:t>字段，开庭庭审</w:t>
        </w:r>
      </w:ins>
      <w:ins w:id="757" w:author="蔡晓旭" w:date="2022-08-17T15:54:00Z">
        <w:r>
          <w:rPr>
            <w:rFonts w:hint="eastAsia"/>
            <w:color w:val="FF0000"/>
          </w:rPr>
          <w:t>按照</w:t>
        </w:r>
      </w:ins>
      <w:ins w:id="758" w:author="蔡晓旭" w:date="2022-08-17T15:54:00Z">
        <w:r>
          <w:rPr>
            <w:color w:val="FF0000"/>
          </w:rPr>
          <w:t>cr0168_003</w:t>
        </w:r>
      </w:ins>
      <w:ins w:id="759" w:author="蔡晓旭" w:date="2022-08-17T15:54:00Z">
        <w:r>
          <w:rPr>
            <w:rFonts w:hint="eastAsia"/>
            <w:color w:val="FF0000"/>
          </w:rPr>
          <w:t>限制时间范围</w:t>
        </w:r>
      </w:ins>
      <w:ins w:id="760" w:author="蔡晓旭" w:date="2022-08-17T15:53:00Z">
        <w:r>
          <w:rPr>
            <w:rFonts w:hint="eastAsia"/>
            <w:color w:val="FF0000"/>
          </w:rPr>
          <w:t>取</w:t>
        </w:r>
      </w:ins>
      <w:ins w:id="761" w:author="蔡晓旭" w:date="2022-08-17T15:54:00Z">
        <w:r>
          <w:rPr>
            <w:color w:val="FF0000"/>
          </w:rPr>
          <w:t>cr0168_007</w:t>
        </w:r>
      </w:ins>
      <w:ins w:id="762" w:author="蔡晓旭" w:date="2022-08-17T15:54:00Z">
        <w:r>
          <w:rPr>
            <w:rFonts w:hint="eastAsia"/>
            <w:color w:val="FF0000"/>
          </w:rPr>
          <w:t>字段</w:t>
        </w:r>
      </w:ins>
      <w:ins w:id="763" w:author="蔡晓旭" w:date="2022-08-17T15:59:00Z">
        <w:r>
          <w:rPr>
            <w:rFonts w:hint="eastAsia"/>
            <w:color w:val="FF0000"/>
          </w:rPr>
          <w:t>，若命中案由超过1</w:t>
        </w:r>
      </w:ins>
      <w:ins w:id="764" w:author="蔡晓旭" w:date="2022-08-17T15:59:00Z">
        <w:r>
          <w:rPr>
            <w:color w:val="FF0000"/>
          </w:rPr>
          <w:t>0</w:t>
        </w:r>
      </w:ins>
      <w:ins w:id="765" w:author="蔡晓旭" w:date="2022-08-17T15:59:00Z">
        <w:r>
          <w:rPr>
            <w:rFonts w:hint="eastAsia"/>
            <w:color w:val="FF0000"/>
          </w:rPr>
          <w:t>个则用“等”字收尾；</w:t>
        </w:r>
      </w:ins>
    </w:p>
    <w:p>
      <w:pPr>
        <w:ind w:firstLine="480" w:firstLineChars="200"/>
        <w:rPr>
          <w:ins w:id="766" w:author="蔡晓旭" w:date="2022-08-17T16:10:00Z"/>
          <w:color w:val="FF0000"/>
        </w:rPr>
      </w:pPr>
      <w:ins w:id="767" w:author="蔡晓旭" w:date="2022-08-17T16:00:00Z">
        <w:r>
          <w:rPr>
            <w:rFonts w:hint="eastAsia"/>
            <w:color w:val="FF0000"/>
          </w:rPr>
          <w:t>情况3：异常因子为诚信处罚类因子，提取</w:t>
        </w:r>
      </w:ins>
      <w:ins w:id="768" w:author="蔡晓旭" w:date="2022-08-31T15:35:00Z">
        <w:commentRangeStart w:id="11"/>
        <w:r>
          <w:rPr>
            <w:rFonts w:hint="eastAsia"/>
            <w:color w:val="FF0000"/>
          </w:rPr>
          <w:t>异常因子对应</w:t>
        </w:r>
      </w:ins>
      <w:ins w:id="769" w:author="蔡晓旭" w:date="2022-08-17T16:00:00Z">
        <w:r>
          <w:rPr>
            <w:rFonts w:hint="eastAsia"/>
            <w:color w:val="FF0000"/>
          </w:rPr>
          <w:t>诚信处罚案件类型</w:t>
        </w:r>
        <w:commentRangeEnd w:id="11"/>
      </w:ins>
      <w:ins w:id="770" w:author="蔡晓旭" w:date="2022-08-31T15:44:00Z">
        <w:r>
          <w:rPr>
            <w:rStyle w:val="15"/>
          </w:rPr>
          <w:commentReference w:id="11"/>
        </w:r>
      </w:ins>
      <w:ins w:id="771" w:author="蔡晓旭" w:date="2022-08-17T16:00:00Z">
        <w:r>
          <w:rPr>
            <w:rFonts w:hint="eastAsia"/>
            <w:color w:val="FF0000"/>
          </w:rPr>
          <w:t>（</w:t>
        </w:r>
      </w:ins>
      <w:ins w:id="772" w:author="蔡晓旭" w:date="2022-08-17T16:07:00Z">
        <w:r>
          <w:rPr>
            <w:rFonts w:hint="eastAsia"/>
            <w:color w:val="FF0000"/>
          </w:rPr>
          <w:t>取</w:t>
        </w:r>
      </w:ins>
      <w:ins w:id="773" w:author="蔡晓旭" w:date="2022-08-17T16:07:00Z">
        <w:r>
          <w:rPr>
            <w:color w:val="FF0000"/>
          </w:rPr>
          <w:t>tIT0026_TypeLevel7</w:t>
        </w:r>
      </w:ins>
      <w:ins w:id="774" w:author="蔡晓旭" w:date="2022-08-17T16:07:00Z">
        <w:r>
          <w:rPr>
            <w:rFonts w:hint="eastAsia"/>
            <w:color w:val="FF0000"/>
          </w:rPr>
          <w:t>字段</w:t>
        </w:r>
      </w:ins>
      <w:ins w:id="775" w:author="蔡晓旭" w:date="2022-08-17T16:00:00Z">
        <w:r>
          <w:rPr>
            <w:rFonts w:hint="eastAsia"/>
            <w:color w:val="FF0000"/>
          </w:rPr>
          <w:t>），去重后展示最多不超过1</w:t>
        </w:r>
      </w:ins>
      <w:ins w:id="776" w:author="蔡晓旭" w:date="2022-08-17T16:00:00Z">
        <w:r>
          <w:rPr>
            <w:color w:val="FF0000"/>
          </w:rPr>
          <w:t>0</w:t>
        </w:r>
      </w:ins>
      <w:ins w:id="777" w:author="蔡晓旭" w:date="2022-08-17T16:00:00Z">
        <w:r>
          <w:rPr>
            <w:rFonts w:hint="eastAsia"/>
            <w:color w:val="FF0000"/>
          </w:rPr>
          <w:t>个</w:t>
        </w:r>
      </w:ins>
      <w:ins w:id="778" w:author="蔡晓旭" w:date="2022-08-17T16:01:00Z">
        <w:r>
          <w:rPr>
            <w:rFonts w:hint="eastAsia"/>
            <w:color w:val="FF0000"/>
          </w:rPr>
          <w:t>，若命中案件类型超过1</w:t>
        </w:r>
      </w:ins>
      <w:ins w:id="779" w:author="蔡晓旭" w:date="2022-08-17T16:01:00Z">
        <w:r>
          <w:rPr>
            <w:color w:val="FF0000"/>
          </w:rPr>
          <w:t>0</w:t>
        </w:r>
      </w:ins>
      <w:ins w:id="780" w:author="蔡晓旭" w:date="2022-08-17T16:01:00Z">
        <w:r>
          <w:rPr>
            <w:rFonts w:hint="eastAsia"/>
            <w:color w:val="FF0000"/>
          </w:rPr>
          <w:t>个则用“等”字收尾。</w:t>
        </w:r>
      </w:ins>
    </w:p>
    <w:p>
      <w:pPr>
        <w:ind w:firstLine="480" w:firstLineChars="200"/>
        <w:rPr>
          <w:ins w:id="781" w:author="蔡晓旭" w:date="2022-08-17T16:15:00Z"/>
          <w:color w:val="FF0000"/>
        </w:rPr>
      </w:pPr>
      <w:ins w:id="782" w:author="蔡晓旭" w:date="2022-08-17T16:10:00Z">
        <w:r>
          <w:rPr>
            <w:rFonts w:hint="eastAsia"/>
            <w:color w:val="FF0000"/>
          </w:rPr>
          <w:t>注3：</w:t>
        </w:r>
      </w:ins>
      <w:ins w:id="783" w:author="蔡晓旭" w:date="2022-08-17T16:11:00Z">
        <w:r>
          <w:rPr>
            <w:rFonts w:hint="eastAsia"/>
            <w:color w:val="FF0000"/>
          </w:rPr>
          <w:t>由于舆情维度</w:t>
        </w:r>
      </w:ins>
      <w:ins w:id="784" w:author="蔡晓旭" w:date="2022-08-31T15:45:00Z">
        <w:r>
          <w:rPr>
            <w:rFonts w:hint="eastAsia"/>
            <w:color w:val="FF0000"/>
          </w:rPr>
          <w:t>（包括新闻公告司法诚信</w:t>
        </w:r>
      </w:ins>
      <w:ins w:id="785" w:author="蔡晓旭" w:date="2022-08-17T16:11:00Z">
        <w:r>
          <w:rPr>
            <w:rFonts w:hint="eastAsia"/>
            <w:color w:val="FF0000"/>
          </w:rPr>
          <w:t>入模因子多为数量统计性因子，业务</w:t>
        </w:r>
      </w:ins>
      <w:ins w:id="786" w:author="蔡晓旭" w:date="2022-08-17T16:12:00Z">
        <w:r>
          <w:rPr>
            <w:rFonts w:hint="eastAsia"/>
            <w:color w:val="FF0000"/>
          </w:rPr>
          <w:t>可理解性相对较弱，更重要的为具体风险事件，因此</w:t>
        </w:r>
      </w:ins>
      <w:ins w:id="787" w:author="蔡晓旭" w:date="2022-08-17T16:10:00Z">
        <w:r>
          <w:rPr>
            <w:rFonts w:hint="eastAsia"/>
            <w:color w:val="FF0000"/>
          </w:rPr>
          <w:t>当舆情维度</w:t>
        </w:r>
      </w:ins>
      <w:ins w:id="788" w:author="蔡晓旭" w:date="2022-08-17T16:11:00Z">
        <w:r>
          <w:rPr>
            <w:rFonts w:hint="eastAsia"/>
            <w:color w:val="FF0000"/>
          </w:rPr>
          <w:t>中归因分类</w:t>
        </w:r>
      </w:ins>
      <w:ins w:id="789" w:author="蔡晓旭" w:date="2022-08-17T16:10:00Z">
        <w:r>
          <w:rPr>
            <w:rFonts w:hint="eastAsia"/>
            <w:color w:val="FF0000"/>
          </w:rPr>
          <w:t>下异常</w:t>
        </w:r>
      </w:ins>
      <w:ins w:id="790" w:author="蔡晓旭" w:date="2022-08-17T16:11:00Z">
        <w:r>
          <w:rPr>
            <w:rFonts w:hint="eastAsia"/>
            <w:color w:val="FF0000"/>
          </w:rPr>
          <w:t>因子</w:t>
        </w:r>
      </w:ins>
      <w:ins w:id="791" w:author="蔡晓旭" w:date="2022-08-17T16:10:00Z">
        <w:r>
          <w:rPr>
            <w:rFonts w:hint="eastAsia"/>
            <w:color w:val="FF0000"/>
          </w:rPr>
          <w:t>数量超过5个，则以“等”字概括省略，优先展示出</w:t>
        </w:r>
      </w:ins>
      <w:ins w:id="792" w:author="蔡晓旭" w:date="2022-08-17T16:11:00Z">
        <w:r>
          <w:rPr>
            <w:rFonts w:hint="eastAsia"/>
            <w:color w:val="FF0000"/>
          </w:rPr>
          <w:t>对应分类下贡献度排名最高的5个异常因子信息。</w:t>
        </w:r>
      </w:ins>
    </w:p>
    <w:p>
      <w:pPr>
        <w:ind w:firstLine="0" w:firstLineChars="0"/>
        <w:rPr>
          <w:ins w:id="794" w:author="蔡晓旭" w:date="2022-08-17T16:16:00Z"/>
          <w:color w:val="auto"/>
          <w:rPrChange w:id="795" w:author="蔡晓旭" w:date="2022-08-17T16:16:00Z">
            <w:rPr>
              <w:ins w:id="796" w:author="蔡晓旭" w:date="2022-08-17T16:16:00Z"/>
              <w:color w:val="FF0000"/>
            </w:rPr>
          </w:rPrChange>
        </w:rPr>
        <w:pPrChange w:id="793" w:author="蔡晓旭" w:date="2022-08-17T16:15:00Z">
          <w:pPr>
            <w:ind w:firstLine="480" w:firstLineChars="200"/>
          </w:pPr>
        </w:pPrChange>
      </w:pPr>
      <w:ins w:id="797" w:author="蔡晓旭" w:date="2022-08-17T16:15:00Z">
        <w:r>
          <w:rPr>
            <w:rFonts w:hint="eastAsia"/>
            <w:color w:val="auto"/>
            <w:rPrChange w:id="798" w:author="蔡晓旭" w:date="2022-08-17T16:16:00Z">
              <w:rPr>
                <w:rFonts w:hint="eastAsia"/>
                <w:color w:val="FF0000"/>
              </w:rPr>
            </w:rPrChange>
          </w:rPr>
          <w:t>整体</w:t>
        </w:r>
      </w:ins>
      <w:ins w:id="799" w:author="蔡晓旭" w:date="2022-08-17T16:16:00Z">
        <w:r>
          <w:rPr>
            <w:rFonts w:hint="eastAsia"/>
            <w:color w:val="auto"/>
            <w:rPrChange w:id="800" w:author="蔡晓旭" w:date="2022-08-17T16:16:00Z">
              <w:rPr>
                <w:rFonts w:hint="eastAsia"/>
                <w:color w:val="FF0000"/>
              </w:rPr>
            </w:rPrChange>
          </w:rPr>
          <w:t>舆情维度段落示例：</w:t>
        </w:r>
      </w:ins>
    </w:p>
    <w:p>
      <w:pPr>
        <w:ind w:firstLine="480" w:firstLineChars="200"/>
        <w:rPr>
          <w:ins w:id="802" w:author="蔡晓旭" w:date="2022-08-31T16:10:00Z"/>
        </w:rPr>
        <w:pPrChange w:id="801" w:author="蔡晓旭" w:date="2022-08-31T16:10:00Z">
          <w:pPr/>
        </w:pPrChange>
      </w:pPr>
      <w:ins w:id="803" w:author="蔡晓旭" w:date="2022-08-31T16:10:00Z">
        <w:r>
          <w:rPr>
            <w:rFonts w:hint="eastAsia"/>
          </w:rPr>
          <w:t>在各风险维度中，最主要的是</w:t>
        </w:r>
      </w:ins>
      <w:ins w:id="804" w:author="蔡晓旭" w:date="2022-08-31T16:10:00Z">
        <w:r>
          <w:rPr>
            <w:rFonts w:hint="eastAsia"/>
            <w:b/>
            <w:bCs/>
          </w:rPr>
          <w:t>舆情维度（贡献度占比97%）</w:t>
        </w:r>
      </w:ins>
      <w:ins w:id="805" w:author="蔡晓旭" w:date="2022-08-31T16:10:00Z">
        <w:r>
          <w:rPr>
            <w:rFonts w:hint="eastAsia"/>
          </w:rPr>
          <w:t>，该维度当前处于</w:t>
        </w:r>
      </w:ins>
      <w:ins w:id="806" w:author="蔡晓旭" w:date="2022-08-31T16:10:00Z">
        <w:r>
          <w:rPr>
            <w:rFonts w:hint="eastAsia"/>
            <w:b/>
            <w:bCs/>
            <w:color w:val="FF0000"/>
            <w:rPrChange w:id="807" w:author="蔡晓旭" w:date="2022-08-31T16:11:00Z">
              <w:rPr>
                <w:rFonts w:hint="eastAsia"/>
                <w:b/>
                <w:bCs/>
              </w:rPr>
            </w:rPrChange>
          </w:rPr>
          <w:t>高风险</w:t>
        </w:r>
      </w:ins>
      <w:ins w:id="808" w:author="蔡晓旭" w:date="2022-08-31T16:10:00Z">
        <w:r>
          <w:rPr>
            <w:rFonts w:hint="eastAsia"/>
          </w:rPr>
          <w:t>等级，舆情维度纳入的54个指标中，24个指标表现异常，异常指标对主体总体风险贡献度为77%，主要包括</w:t>
        </w:r>
      </w:ins>
      <w:ins w:id="809" w:author="蔡晓旭" w:date="2022-08-31T16:10:00Z">
        <w:r>
          <w:rPr>
            <w:rFonts w:hint="eastAsia"/>
            <w:b/>
            <w:bCs/>
          </w:rPr>
          <w:t>新闻公告异常</w:t>
        </w:r>
      </w:ins>
      <w:ins w:id="810" w:author="蔡晓旭" w:date="2022-08-31T16:10:00Z">
        <w:r>
          <w:rPr>
            <w:rFonts w:hint="eastAsia"/>
          </w:rPr>
          <w:t>：</w:t>
        </w:r>
      </w:ins>
      <w:ins w:id="811" w:author="蔡晓旭" w:date="2022-08-31T16:10:00Z">
        <w:r>
          <w:rPr>
            <w:rFonts w:hint="eastAsia"/>
            <w:color w:val="FF0000"/>
            <w:rPrChange w:id="812" w:author="蔡晓旭" w:date="2022-08-31T16:11:00Z">
              <w:rPr>
                <w:rFonts w:hint="eastAsia"/>
              </w:rPr>
            </w:rPrChange>
          </w:rPr>
          <w:t>涉及风险事件主要包括：证券价格异常波动、担保过多、资产查封</w:t>
        </w:r>
      </w:ins>
      <w:ins w:id="813" w:author="蔡晓旭" w:date="2022-08-31T16:10:00Z">
        <w:r>
          <w:rPr>
            <w:color w:val="FF0000"/>
            <w:rPrChange w:id="814" w:author="蔡晓旭" w:date="2022-08-31T16:11:00Z">
              <w:rPr/>
            </w:rPrChange>
          </w:rPr>
          <w:t>/</w:t>
        </w:r>
      </w:ins>
      <w:ins w:id="815" w:author="蔡晓旭" w:date="2022-08-31T16:10:00Z">
        <w:r>
          <w:rPr>
            <w:rFonts w:hint="eastAsia"/>
            <w:color w:val="FF0000"/>
            <w:rPrChange w:id="816" w:author="蔡晓旭" w:date="2022-08-31T16:11:00Z">
              <w:rPr>
                <w:rFonts w:hint="eastAsia"/>
              </w:rPr>
            </w:rPrChange>
          </w:rPr>
          <w:t>扣押</w:t>
        </w:r>
      </w:ins>
      <w:ins w:id="817" w:author="蔡晓旭" w:date="2022-08-31T16:10:00Z">
        <w:r>
          <w:rPr>
            <w:color w:val="FF0000"/>
            <w:rPrChange w:id="818" w:author="蔡晓旭" w:date="2022-08-31T16:11:00Z">
              <w:rPr/>
            </w:rPrChange>
          </w:rPr>
          <w:t>/</w:t>
        </w:r>
      </w:ins>
      <w:ins w:id="819" w:author="蔡晓旭" w:date="2022-08-31T16:10:00Z">
        <w:r>
          <w:rPr>
            <w:rFonts w:hint="eastAsia"/>
            <w:color w:val="FF0000"/>
            <w:rPrChange w:id="820" w:author="蔡晓旭" w:date="2022-08-31T16:11:00Z">
              <w:rPr>
                <w:rFonts w:hint="eastAsia"/>
              </w:rPr>
            </w:rPrChange>
          </w:rPr>
          <w:t>冻结、欠账赖账、逃废债务、流动性风险、担保过多、债务逾期、高负债率、停牌、评级下调、管理层变动、实际控制人变更、监管措施、问询关注等</w:t>
        </w:r>
      </w:ins>
      <w:ins w:id="821" w:author="蔡晓旭" w:date="2022-08-31T16:10:00Z">
        <w:r>
          <w:rPr>
            <w:rFonts w:hint="eastAsia"/>
          </w:rPr>
          <w:t>，主要异常指标包括：近12个月内标签为评级下调的负面新闻数量为3条、近12个月内标签为流动性风险的负面新闻占全量负面新闻比重为1%、近12个月内涉及所有负面新闻数量为337条、近6个月相较近12个月标签为问询关注负面新闻数量变动率为100%、近12个月内标签为证券价格异常波动的负面新闻数量相较行业平均水平偏离为45条等；</w:t>
        </w:r>
      </w:ins>
      <w:ins w:id="822" w:author="蔡晓旭" w:date="2022-08-31T16:10:00Z">
        <w:r>
          <w:rPr>
            <w:rFonts w:hint="eastAsia"/>
            <w:b/>
            <w:bCs/>
          </w:rPr>
          <w:t>司法诉讼异常</w:t>
        </w:r>
      </w:ins>
      <w:ins w:id="823" w:author="蔡晓旭" w:date="2022-08-31T16:10:00Z">
        <w:r>
          <w:rPr>
            <w:rFonts w:hint="eastAsia"/>
          </w:rPr>
          <w:t>：</w:t>
        </w:r>
      </w:ins>
      <w:ins w:id="824" w:author="蔡晓旭" w:date="2022-08-31T16:10:00Z">
        <w:r>
          <w:rPr>
            <w:rFonts w:hint="eastAsia"/>
            <w:color w:val="FF0000"/>
            <w:rPrChange w:id="825" w:author="蔡晓旭" w:date="2022-08-31T16:11:00Z">
              <w:rPr>
                <w:rFonts w:hint="eastAsia"/>
              </w:rPr>
            </w:rPrChange>
          </w:rPr>
          <w:t>涉及司法诉讼案件主要包括：合同纠纷、建设工程分包合同纠纷、商品房销售合同纠纷、建设工程施工合同纠纷、劳务合同纠纷、劳动争议、合资合作开发房地产合同纠纷、行政赔偿、土地征收或者征用补偿、追偿权纠纷、金融借款合同纠纷</w:t>
        </w:r>
      </w:ins>
      <w:ins w:id="826" w:author="蔡晓旭" w:date="2022-09-07T09:42:00Z">
        <w:r>
          <w:rPr>
            <w:rFonts w:hint="eastAsia"/>
            <w:color w:val="FF0000"/>
          </w:rPr>
          <w:t>等</w:t>
        </w:r>
      </w:ins>
      <w:ins w:id="827" w:author="蔡晓旭" w:date="2022-08-31T16:10:00Z">
        <w:r>
          <w:rPr>
            <w:rFonts w:hint="eastAsia"/>
          </w:rPr>
          <w:t>，主要异常指标包括：近6个月相较近12个月涉及合同纠纷法院诉讼案件数量变动率为100%、近12个月内作为原审被告涉开庭庭审案件占所有涉及的开庭庭审案件比重为36%、近12个月内涉及法院诉讼案件数量为13条、近12个月内法院诉讼案件中涉案金额平均值为1538461.54元、近3个月相较近12个月涉及合同纠纷类法院诉讼案件占比变化率为550%等；</w:t>
        </w:r>
      </w:ins>
      <w:ins w:id="828" w:author="蔡晓旭" w:date="2022-08-31T16:10:00Z">
        <w:r>
          <w:rPr>
            <w:rFonts w:hint="eastAsia"/>
            <w:b/>
            <w:bCs/>
          </w:rPr>
          <w:t>诚信处罚异常</w:t>
        </w:r>
      </w:ins>
      <w:ins w:id="829" w:author="蔡晓旭" w:date="2022-08-31T16:10:00Z">
        <w:r>
          <w:rPr>
            <w:rFonts w:hint="eastAsia"/>
          </w:rPr>
          <w:t>：</w:t>
        </w:r>
      </w:ins>
      <w:ins w:id="830" w:author="蔡晓旭" w:date="2022-08-31T16:10:00Z">
        <w:r>
          <w:rPr>
            <w:rFonts w:hint="eastAsia"/>
            <w:color w:val="FF0000"/>
            <w:rPrChange w:id="831" w:author="蔡晓旭" w:date="2022-08-31T16:11:00Z">
              <w:rPr>
                <w:rFonts w:hint="eastAsia"/>
              </w:rPr>
            </w:rPrChange>
          </w:rPr>
          <w:t>涉及诚信处罚案件主要包括：监管关注、纳入被执行人</w:t>
        </w:r>
      </w:ins>
      <w:ins w:id="832" w:author="蔡晓旭" w:date="2022-08-31T16:10:00Z">
        <w:r>
          <w:rPr>
            <w:rFonts w:hint="eastAsia"/>
          </w:rPr>
          <w:t>，主要异常指标包括：近6个月涉及诚信处罚案件数量为1条。</w:t>
        </w:r>
      </w:ins>
    </w:p>
    <w:p>
      <w:pPr>
        <w:ind w:firstLine="480" w:firstLineChars="200"/>
        <w:rPr>
          <w:del w:id="833" w:author="蔡晓旭" w:date="2022-08-31T16:10:00Z"/>
          <w:color w:val="auto"/>
          <w:rPrChange w:id="834" w:author="蔡晓旭" w:date="2022-08-31T16:10:00Z">
            <w:rPr>
              <w:del w:id="835" w:author="蔡晓旭" w:date="2022-08-31T16:10:00Z"/>
              <w:color w:val="FF0000"/>
            </w:rPr>
          </w:rPrChange>
        </w:rPr>
      </w:pPr>
    </w:p>
    <w:p>
      <w:pPr>
        <w:ind w:firstLine="480" w:firstLineChars="200"/>
      </w:pPr>
      <w:r>
        <w:rPr>
          <w:rFonts w:hint="eastAsia"/>
        </w:rPr>
        <w:t>（3</w:t>
      </w:r>
      <w:r>
        <w:t>2</w:t>
      </w:r>
      <w:r>
        <w:rPr>
          <w:rFonts w:hint="eastAsia"/>
        </w:rPr>
        <w:t>）：当主体属于城投敞口时则输出“城投平台”，当主体属于产业主体时需要按照主体所属证监会一级行业分类来输出行业名称。</w:t>
      </w:r>
    </w:p>
    <w:p>
      <w:pPr>
        <w:ind w:firstLine="480" w:firstLineChars="200"/>
      </w:pPr>
      <w:r>
        <w:rPr>
          <w:rFonts w:hint="eastAsia"/>
        </w:rPr>
        <w:t>（3</w:t>
      </w:r>
      <w:r>
        <w:t>3</w:t>
      </w:r>
      <w:r>
        <w:rPr>
          <w:rFonts w:hint="eastAsia"/>
        </w:rPr>
        <w:t>）：当主体为城投敞口时，则填入“同区域、同行政级别且”，否则不填。</w:t>
      </w:r>
    </w:p>
    <w:p>
      <w:pPr>
        <w:ind w:firstLine="480" w:firstLineChars="200"/>
      </w:pPr>
      <w:r>
        <w:rPr>
          <w:rFonts w:hint="eastAsia"/>
        </w:rPr>
        <w:t>（3</w:t>
      </w:r>
      <w:r>
        <w:t>4</w:t>
      </w:r>
      <w:r>
        <w:rPr>
          <w:rFonts w:hint="eastAsia"/>
        </w:rPr>
        <w:t>）、（3</w:t>
      </w:r>
      <w:r>
        <w:t>5</w:t>
      </w:r>
      <w:r>
        <w:rPr>
          <w:rFonts w:hint="eastAsia"/>
        </w:rPr>
        <w:t>）：当主体为产业主体时，填入与归因主体同属相同行业（参考3</w:t>
      </w:r>
      <w:r>
        <w:t>2</w:t>
      </w:r>
      <w:r>
        <w:rPr>
          <w:rFonts w:hint="eastAsia"/>
        </w:rPr>
        <w:t>） 且 综合预警等级一致</w:t>
      </w:r>
      <w:del w:id="836" w:author="蔡晓旭" w:date="2022-09-07T09:44:00Z">
        <w:r>
          <w:rPr>
            <w:rFonts w:hint="eastAsia"/>
          </w:rPr>
          <w:delText xml:space="preserve"> 且 各子维度风险等级一致</w:delText>
        </w:r>
      </w:del>
      <w:r>
        <w:rPr>
          <w:rFonts w:hint="eastAsia"/>
        </w:rPr>
        <w:t>的其他企业名称，以及其他企业数量统计；当主体为城投敞口时，填入同为城投敞口 且 与归因主体同属同一个区域 且对应相同行政级别（例如均为陕西省西安市的市级城投主体）且 综合预警等级一致</w:t>
      </w:r>
      <w:del w:id="837" w:author="蔡晓旭" w:date="2022-09-07T09:47:00Z">
        <w:r>
          <w:rPr>
            <w:rFonts w:hint="eastAsia"/>
          </w:rPr>
          <w:delText xml:space="preserve"> 且 各子维度风险等级一致</w:delText>
        </w:r>
      </w:del>
      <w:r>
        <w:rPr>
          <w:rFonts w:hint="eastAsia"/>
        </w:rPr>
        <w:t>的其他企业名称以及其他企业数量统计。</w:t>
      </w:r>
    </w:p>
    <w:p>
      <w:pPr>
        <w:ind w:firstLine="480" w:firstLineChars="200"/>
        <w:rPr>
          <w:ins w:id="838" w:author="蔡晓旭" w:date="2022-07-18T18:03:00Z"/>
          <w:color w:val="FF0000"/>
        </w:rPr>
      </w:pPr>
      <w:r>
        <w:rPr>
          <w:rFonts w:hint="eastAsia"/>
          <w:color w:val="FF0000"/>
        </w:rPr>
        <w:t>注</w:t>
      </w:r>
      <w:ins w:id="839" w:author="蔡晓旭" w:date="2022-07-18T18:03:00Z">
        <w:r>
          <w:rPr>
            <w:rFonts w:hint="eastAsia"/>
            <w:color w:val="FF0000"/>
          </w:rPr>
          <w:t>1</w:t>
        </w:r>
      </w:ins>
      <w:r>
        <w:rPr>
          <w:rFonts w:hint="eastAsia"/>
          <w:color w:val="FF0000"/>
        </w:rPr>
        <w:t>：若根据上述条件筛选出的风险水平相当的主体数量超过5家时，则列举企业名称仅列举5个，其余用“等”字来代替。</w:t>
      </w:r>
    </w:p>
    <w:p>
      <w:pPr>
        <w:ind w:firstLine="480" w:firstLineChars="200"/>
        <w:rPr>
          <w:color w:val="FF0000"/>
        </w:rPr>
      </w:pPr>
      <w:ins w:id="840" w:author="蔡晓旭" w:date="2022-07-18T18:03:00Z">
        <w:r>
          <w:rPr>
            <w:rFonts w:hint="eastAsia"/>
            <w:color w:val="FF0000"/>
          </w:rPr>
          <w:t>注2：若根据上述条件筛选不出风险水平相当的主体时</w:t>
        </w:r>
      </w:ins>
      <w:ins w:id="841" w:author="蔡晓旭" w:date="2022-07-18T18:04:00Z">
        <w:r>
          <w:rPr>
            <w:rFonts w:hint="eastAsia"/>
            <w:color w:val="FF0000"/>
          </w:rPr>
          <w:t>（即满足条件的主体数量为0），则该段内容</w:t>
        </w:r>
      </w:ins>
      <w:ins w:id="842" w:author="蔡晓旭" w:date="2022-07-18T18:05:00Z">
        <w:r>
          <w:rPr>
            <w:rFonts w:hint="eastAsia"/>
            <w:color w:val="FF0000"/>
          </w:rPr>
          <w:t>不展示。</w:t>
        </w:r>
      </w:ins>
    </w:p>
    <w:p>
      <w:pPr>
        <w:ind w:firstLine="480" w:firstLineChars="200"/>
      </w:pPr>
      <w:r>
        <w:rPr>
          <w:rFonts w:hint="eastAsia"/>
        </w:rPr>
        <w:t>（3</w:t>
      </w:r>
      <w:r>
        <w:t>6</w:t>
      </w:r>
      <w:r>
        <w:rPr>
          <w:rFonts w:hint="eastAsia"/>
        </w:rPr>
        <w:t>）-（4</w:t>
      </w:r>
      <w:r>
        <w:t>6</w:t>
      </w:r>
      <w:r>
        <w:rPr>
          <w:rFonts w:hint="eastAsia"/>
        </w:rPr>
        <w:t>）：比较归因主体最新综合预警等级与</w:t>
      </w:r>
      <w:del w:id="843" w:author="蔡晓旭" w:date="2022-09-08T11:28:00Z">
        <w:r>
          <w:rPr>
            <w:rFonts w:hint="eastAsia"/>
          </w:rPr>
          <w:delText>上</w:delText>
        </w:r>
      </w:del>
      <w:ins w:id="844" w:author="蔡晓旭" w:date="2022-09-08T11:28:00Z">
        <w:r>
          <w:rPr>
            <w:rFonts w:hint="eastAsia"/>
          </w:rPr>
          <w:t>前</w:t>
        </w:r>
      </w:ins>
      <w:r>
        <w:rPr>
          <w:rFonts w:hint="eastAsia"/>
        </w:rPr>
        <w:t>一</w:t>
      </w:r>
      <w:ins w:id="845" w:author="蔡晓旭" w:date="2022-09-08T11:28:00Z">
        <w:r>
          <w:rPr>
            <w:rFonts w:hint="eastAsia"/>
          </w:rPr>
          <w:t>日</w:t>
        </w:r>
      </w:ins>
      <w:del w:id="846" w:author="蔡晓旭" w:date="2022-09-08T11:28:00Z">
        <w:r>
          <w:rPr>
            <w:rFonts w:hint="eastAsia"/>
          </w:rPr>
          <w:delText>次</w:delText>
        </w:r>
      </w:del>
      <w:r>
        <w:rPr>
          <w:rFonts w:hint="eastAsia"/>
        </w:rPr>
        <w:t>综合预警等级，若综合预警等级风险水平上升，则提供这一段话；其他情况（综合预警等级风险水平下降或不变），则这一整段话不提供。其中：</w:t>
      </w:r>
    </w:p>
    <w:p>
      <w:pPr>
        <w:pStyle w:val="23"/>
        <w:numPr>
          <w:ilvl w:val="0"/>
          <w:numId w:val="5"/>
        </w:numPr>
        <w:ind w:firstLineChars="0"/>
      </w:pPr>
      <w:r>
        <w:rPr>
          <w:rFonts w:hint="eastAsia"/>
        </w:rPr>
        <w:t>（3</w:t>
      </w:r>
      <w:r>
        <w:t>6</w:t>
      </w:r>
      <w:r>
        <w:rPr>
          <w:rFonts w:hint="eastAsia"/>
        </w:rPr>
        <w:t>）、（3</w:t>
      </w:r>
      <w:r>
        <w:t>7</w:t>
      </w:r>
      <w:r>
        <w:rPr>
          <w:rFonts w:hint="eastAsia"/>
        </w:rPr>
        <w:t>）、（3</w:t>
      </w:r>
      <w:r>
        <w:t>8</w:t>
      </w:r>
      <w:r>
        <w:rPr>
          <w:rFonts w:hint="eastAsia"/>
        </w:rPr>
        <w:t>）：依序提供主体上次综合预警等级、预警等级变动方向（目前仅支持填入：上升）、最新综合预警等级。</w:t>
      </w:r>
    </w:p>
    <w:p>
      <w:pPr>
        <w:pStyle w:val="23"/>
        <w:numPr>
          <w:ilvl w:val="0"/>
          <w:numId w:val="5"/>
        </w:numPr>
        <w:ind w:firstLineChars="0"/>
      </w:pPr>
      <w:r>
        <w:rPr>
          <w:rFonts w:hint="eastAsia"/>
        </w:rPr>
        <w:t>（</w:t>
      </w:r>
      <w:r>
        <w:t>39</w:t>
      </w:r>
      <w:r>
        <w:rPr>
          <w:rFonts w:hint="eastAsia"/>
        </w:rPr>
        <w:t>）</w:t>
      </w:r>
      <w:r>
        <w:t>-</w:t>
      </w:r>
      <w:r>
        <w:rPr>
          <w:rFonts w:hint="eastAsia"/>
        </w:rPr>
        <w:t>（</w:t>
      </w:r>
      <w:r>
        <w:t>42</w:t>
      </w:r>
      <w:r>
        <w:rPr>
          <w:rFonts w:hint="eastAsia"/>
        </w:rPr>
        <w:t>）：依序提供主体最新相对上次预警归因中风险等级上升的归因维度</w:t>
      </w:r>
      <w:ins w:id="847" w:author="蔡晓旭" w:date="2022-09-08T11:26:00Z">
        <w:r>
          <w:rPr>
            <w:rFonts w:hint="eastAsia"/>
          </w:rPr>
          <w:t>（</w:t>
        </w:r>
      </w:ins>
      <w:ins w:id="848" w:author="蔡晓旭" w:date="2022-09-08T11:26:00Z">
        <w:r>
          <w:rPr>
            <w:rFonts w:hint="eastAsia"/>
            <w:highlight w:val="green"/>
            <w:rPrChange w:id="849" w:author="蔡晓旭" w:date="2022-09-09T15:18:00Z">
              <w:rPr>
                <w:rFonts w:hint="eastAsia"/>
              </w:rPr>
            </w:rPrChange>
          </w:rPr>
          <w:t>限制</w:t>
        </w:r>
      </w:ins>
      <w:ins w:id="850" w:author="蔡晓旭" w:date="2022-09-08T14:03:00Z">
        <w:r>
          <w:rPr>
            <w:rFonts w:hint="eastAsia"/>
            <w:highlight w:val="green"/>
            <w:rPrChange w:id="851" w:author="蔡晓旭" w:date="2022-09-09T15:18:00Z">
              <w:rPr>
                <w:rFonts w:hint="eastAsia"/>
              </w:rPr>
            </w:rPrChange>
          </w:rPr>
          <w:t>在与</w:t>
        </w:r>
      </w:ins>
      <w:ins w:id="852" w:author="蔡晓旭" w:date="2022-09-19T11:14:00Z">
        <w:r>
          <w:rPr>
            <w:rFonts w:hint="eastAsia"/>
            <w:highlight w:val="green"/>
          </w:rPr>
          <w:t>当前</w:t>
        </w:r>
      </w:ins>
      <w:ins w:id="853" w:author="蔡晓旭" w:date="2022-09-08T14:03:00Z">
        <w:r>
          <w:rPr>
            <w:rFonts w:hint="eastAsia"/>
            <w:highlight w:val="green"/>
            <w:rPrChange w:id="854" w:author="蔡晓旭" w:date="2022-09-09T15:18:00Z">
              <w:rPr>
                <w:rFonts w:hint="eastAsia"/>
              </w:rPr>
            </w:rPrChange>
          </w:rPr>
          <w:t>综合预警等级一致的子模型下特征所属归因维度范围</w:t>
        </w:r>
      </w:ins>
      <w:ins w:id="855" w:author="蔡晓旭" w:date="2022-09-08T11:26:00Z">
        <w:r>
          <w:rPr>
            <w:rFonts w:hint="eastAsia"/>
          </w:rPr>
          <w:t>）</w:t>
        </w:r>
      </w:ins>
      <w:r>
        <w:rPr>
          <w:rFonts w:hint="eastAsia"/>
        </w:rPr>
        <w:t>、上次该维度风险等级、维度风险变动方向（目前仅支持填入：上升）、最新该维度风险等级。</w:t>
      </w:r>
    </w:p>
    <w:p>
      <w:pPr>
        <w:pStyle w:val="23"/>
        <w:numPr>
          <w:ilvl w:val="0"/>
          <w:numId w:val="5"/>
        </w:numPr>
        <w:ind w:left="1140" w:hanging="420" w:firstLineChars="0"/>
        <w:rPr>
          <w:ins w:id="857" w:author="蔡晓旭" w:date="2022-09-27T09:50:00Z"/>
          <w:rFonts w:hint="eastAsia"/>
          <w:color w:val="FF0000"/>
          <w:rPrChange w:id="858" w:author="蔡晓旭" w:date="2022-09-27T09:50:00Z">
            <w:rPr>
              <w:ins w:id="859" w:author="蔡晓旭" w:date="2022-09-27T09:50:00Z"/>
              <w:rFonts w:hint="eastAsia"/>
            </w:rPr>
          </w:rPrChange>
        </w:rPr>
        <w:pPrChange w:id="856" w:author="蔡晓旭" w:date="2022-09-27T09:50:00Z">
          <w:pPr>
            <w:pStyle w:val="23"/>
            <w:ind w:left="1140" w:firstLine="0" w:firstLineChars="0"/>
          </w:pPr>
        </w:pPrChange>
      </w:pPr>
      <w:ins w:id="860" w:author="蔡晓旭" w:date="2022-09-27T09:50:00Z">
        <w:r>
          <w:rPr>
            <w:rFonts w:hint="eastAsia"/>
            <w:color w:val="FF0000"/>
          </w:rPr>
          <w:t>注</w:t>
        </w:r>
      </w:ins>
      <w:ins w:id="861" w:author="蔡晓旭" w:date="2022-09-27T09:50:00Z">
        <w:r>
          <w:rPr>
            <w:color w:val="FF0000"/>
          </w:rPr>
          <w:t>1</w:t>
        </w:r>
      </w:ins>
      <w:ins w:id="862" w:author="蔡晓旭" w:date="2022-09-27T09:50:00Z">
        <w:r>
          <w:rPr>
            <w:rFonts w:hint="eastAsia"/>
            <w:color w:val="FF0000"/>
          </w:rPr>
          <w:t>：</w:t>
        </w:r>
      </w:ins>
      <w:ins w:id="863" w:author="蔡晓旭" w:date="2022-09-27T09:51:00Z">
        <w:r>
          <w:rPr>
            <w:rFonts w:hint="eastAsia"/>
            <w:color w:val="FF0000"/>
          </w:rPr>
          <w:t>如有多个维度发生风险等级变更，则按照归因详报</w:t>
        </w:r>
      </w:ins>
      <w:ins w:id="864" w:author="蔡晓旭" w:date="2022-09-27T09:52:00Z">
        <w:r>
          <w:rPr>
            <w:rFonts w:hint="eastAsia"/>
            <w:color w:val="FF0000"/>
          </w:rPr>
          <w:t>第二部分中各归因维度今天的贡献度占比由大到小依次展开各维度风险等级变动情况，话术上对于贡献度占比排名</w:t>
        </w:r>
      </w:ins>
      <w:ins w:id="865" w:author="蔡晓旭" w:date="2022-09-27T09:53:00Z">
        <w:r>
          <w:rPr>
            <w:rFonts w:hint="eastAsia"/>
            <w:color w:val="FF0000"/>
          </w:rPr>
          <w:t>第一到第四分别</w:t>
        </w:r>
      </w:ins>
      <w:ins w:id="866" w:author="蔡晓旭" w:date="2022-09-27T09:52:00Z">
        <w:r>
          <w:rPr>
            <w:rFonts w:hint="eastAsia"/>
            <w:color w:val="FF0000"/>
          </w:rPr>
          <w:t>输出为</w:t>
        </w:r>
      </w:ins>
      <w:ins w:id="867" w:author="蔡晓旭" w:date="2022-09-27T09:53:00Z">
        <w:r>
          <w:rPr>
            <w:rFonts w:hint="eastAsia"/>
            <w:color w:val="FF0000"/>
          </w:rPr>
          <w:t>“主要由于x</w:t>
        </w:r>
      </w:ins>
      <w:ins w:id="868" w:author="蔡晓旭" w:date="2022-09-27T09:53:00Z">
        <w:r>
          <w:rPr>
            <w:color w:val="FF0000"/>
          </w:rPr>
          <w:t>x…</w:t>
        </w:r>
      </w:ins>
      <w:ins w:id="869" w:author="蔡晓旭" w:date="2022-09-27T09:54:00Z">
        <w:r>
          <w:rPr>
            <w:rFonts w:hint="eastAsia"/>
            <w:color w:val="FF0000"/>
          </w:rPr>
          <w:t>”</w:t>
        </w:r>
      </w:ins>
      <w:ins w:id="870" w:author="蔡晓旭" w:date="2022-09-27T09:53:00Z">
        <w:r>
          <w:rPr>
            <w:rFonts w:hint="eastAsia"/>
            <w:color w:val="FF0000"/>
          </w:rPr>
          <w:t>、</w:t>
        </w:r>
      </w:ins>
      <w:ins w:id="871" w:author="蔡晓旭" w:date="2022-09-27T09:54:00Z">
        <w:r>
          <w:rPr>
            <w:rFonts w:hint="eastAsia"/>
            <w:color w:val="FF0000"/>
          </w:rPr>
          <w:t>“</w:t>
        </w:r>
      </w:ins>
      <w:ins w:id="872" w:author="蔡晓旭" w:date="2022-09-27T09:53:00Z">
        <w:r>
          <w:rPr>
            <w:rFonts w:hint="eastAsia"/>
            <w:color w:val="FF0000"/>
          </w:rPr>
          <w:t>其次由于x</w:t>
        </w:r>
      </w:ins>
      <w:ins w:id="873" w:author="蔡晓旭" w:date="2022-09-27T09:53:00Z">
        <w:r>
          <w:rPr>
            <w:color w:val="FF0000"/>
          </w:rPr>
          <w:t>x…</w:t>
        </w:r>
      </w:ins>
      <w:ins w:id="874" w:author="蔡晓旭" w:date="2022-09-27T09:54:00Z">
        <w:r>
          <w:rPr>
            <w:rFonts w:hint="eastAsia"/>
            <w:color w:val="FF0000"/>
          </w:rPr>
          <w:t>”、“第三由于x</w:t>
        </w:r>
      </w:ins>
      <w:ins w:id="875" w:author="蔡晓旭" w:date="2022-09-27T09:54:00Z">
        <w:r>
          <w:rPr>
            <w:color w:val="FF0000"/>
          </w:rPr>
          <w:t>x…</w:t>
        </w:r>
      </w:ins>
      <w:ins w:id="876" w:author="蔡晓旭" w:date="2022-09-27T09:54:00Z">
        <w:r>
          <w:rPr>
            <w:rFonts w:hint="eastAsia"/>
            <w:color w:val="FF0000"/>
          </w:rPr>
          <w:t>”、“第四由于x</w:t>
        </w:r>
      </w:ins>
      <w:ins w:id="877" w:author="蔡晓旭" w:date="2022-09-27T09:54:00Z">
        <w:r>
          <w:rPr>
            <w:color w:val="FF0000"/>
          </w:rPr>
          <w:t>x…</w:t>
        </w:r>
      </w:ins>
      <w:ins w:id="878" w:author="蔡晓旭" w:date="2022-09-27T09:54:00Z">
        <w:r>
          <w:rPr>
            <w:rFonts w:hint="eastAsia"/>
            <w:color w:val="FF0000"/>
          </w:rPr>
          <w:t>”</w:t>
        </w:r>
      </w:ins>
      <w:ins w:id="879" w:author="蔡晓旭" w:date="2022-09-27T09:55:00Z">
        <w:r>
          <w:rPr>
            <w:rFonts w:hint="eastAsia"/>
            <w:color w:val="FF0000"/>
          </w:rPr>
          <w:t>。</w:t>
        </w:r>
      </w:ins>
    </w:p>
    <w:p>
      <w:pPr>
        <w:pStyle w:val="23"/>
        <w:ind w:left="1140" w:firstLine="0" w:firstLineChars="0"/>
        <w:rPr>
          <w:ins w:id="880" w:author="蔡晓旭" w:date="2022-09-27T09:50:00Z"/>
          <w:rFonts w:hint="default" w:eastAsia="宋体"/>
          <w:color w:val="FF0000"/>
          <w:lang w:val="en-US" w:eastAsia="zh-CN"/>
        </w:rPr>
      </w:pPr>
      <w:r>
        <w:rPr>
          <w:rFonts w:hint="eastAsia"/>
          <w:color w:val="FF0000"/>
          <w:rPrChange w:id="881" w:author="蔡晓旭" w:date="2022-09-08T14:06:00Z">
            <w:rPr>
              <w:rFonts w:hint="eastAsia"/>
            </w:rPr>
          </w:rPrChange>
        </w:rPr>
        <w:t>注</w:t>
      </w:r>
      <w:ins w:id="882" w:author="蔡晓旭" w:date="2022-09-27T09:50:00Z">
        <w:r>
          <w:rPr>
            <w:color w:val="FF0000"/>
          </w:rPr>
          <w:t>2</w:t>
        </w:r>
      </w:ins>
      <w:r>
        <w:rPr>
          <w:rFonts w:hint="eastAsia"/>
          <w:color w:val="FF0000"/>
          <w:rPrChange w:id="883" w:author="蔡晓旭" w:date="2022-09-08T14:06:00Z">
            <w:rPr>
              <w:rFonts w:hint="eastAsia"/>
            </w:rPr>
          </w:rPrChange>
        </w:rPr>
        <w:t>：若无归因维度发生等级变更，则</w:t>
      </w:r>
      <w:ins w:id="884" w:author="蔡晓旭" w:date="2022-09-27T09:55:00Z">
        <w:r>
          <w:rPr>
            <w:rFonts w:hint="eastAsia"/>
            <w:color w:val="FF0000"/>
          </w:rPr>
          <w:t>仅</w:t>
        </w:r>
      </w:ins>
      <w:r>
        <w:rPr>
          <w:rFonts w:hint="eastAsia"/>
          <w:color w:val="FF0000"/>
          <w:rPrChange w:id="885" w:author="蔡晓旭" w:date="2022-09-08T14:06:00Z">
            <w:rPr>
              <w:rFonts w:hint="eastAsia"/>
            </w:rPr>
          </w:rPrChange>
        </w:rPr>
        <w:t>选取归因维度</w:t>
      </w:r>
      <w:ins w:id="886" w:author="蔡晓旭" w:date="2022-09-08T14:07:00Z">
        <w:r>
          <w:rPr>
            <w:rFonts w:hint="eastAsia"/>
            <w:color w:val="FF0000"/>
          </w:rPr>
          <w:t>在子模型的</w:t>
        </w:r>
      </w:ins>
      <w:ins w:id="887" w:author="蔡晓旭" w:date="2022-09-08T14:06:00Z">
        <w:r>
          <w:rPr>
            <w:rFonts w:hint="eastAsia"/>
            <w:color w:val="FF0000"/>
          </w:rPr>
          <w:t>贡献度占比上升</w:t>
        </w:r>
      </w:ins>
      <w:del w:id="888" w:author="蔡晓旭" w:date="2022-07-29T10:57:00Z">
        <w:r>
          <w:rPr>
            <w:rFonts w:hint="eastAsia"/>
            <w:color w:val="FF0000"/>
            <w:rPrChange w:id="889" w:author="蔡晓旭" w:date="2022-09-08T14:06:00Z">
              <w:rPr>
                <w:rFonts w:hint="eastAsia"/>
              </w:rPr>
            </w:rPrChange>
          </w:rPr>
          <w:delText>贡献度排名上升幅度</w:delText>
        </w:r>
      </w:del>
      <w:r>
        <w:rPr>
          <w:rFonts w:hint="eastAsia"/>
          <w:color w:val="FF0000"/>
          <w:rPrChange w:id="890" w:author="蔡晓旭" w:date="2022-09-08T14:06:00Z">
            <w:rPr>
              <w:rFonts w:hint="eastAsia"/>
            </w:rPr>
          </w:rPrChange>
        </w:rPr>
        <w:t>最</w:t>
      </w:r>
      <w:ins w:id="891" w:author="蔡晓旭" w:date="2022-07-29T10:58:00Z">
        <w:r>
          <w:rPr>
            <w:rFonts w:hint="eastAsia"/>
            <w:color w:val="FF0000"/>
            <w:rPrChange w:id="892" w:author="蔡晓旭" w:date="2022-09-08T14:06:00Z">
              <w:rPr>
                <w:rFonts w:hint="eastAsia"/>
              </w:rPr>
            </w:rPrChange>
          </w:rPr>
          <w:t>多</w:t>
        </w:r>
      </w:ins>
      <w:del w:id="893" w:author="蔡晓旭" w:date="2022-07-29T10:58:00Z">
        <w:r>
          <w:rPr>
            <w:rFonts w:hint="eastAsia"/>
            <w:color w:val="FF0000"/>
            <w:rPrChange w:id="894" w:author="蔡晓旭" w:date="2022-09-08T14:06:00Z">
              <w:rPr>
                <w:rFonts w:hint="eastAsia"/>
              </w:rPr>
            </w:rPrChange>
          </w:rPr>
          <w:delText>大</w:delText>
        </w:r>
      </w:del>
      <w:r>
        <w:rPr>
          <w:rFonts w:hint="eastAsia"/>
          <w:color w:val="FF0000"/>
          <w:rPrChange w:id="895" w:author="蔡晓旭" w:date="2022-09-08T14:06:00Z">
            <w:rPr>
              <w:rFonts w:hint="eastAsia"/>
            </w:rPr>
          </w:rPrChange>
        </w:rPr>
        <w:t>的进行展示，表述也更改为“风险水平上升的主要维度为</w:t>
      </w:r>
      <w:r>
        <w:rPr>
          <w:color w:val="FF0000"/>
          <w:rPrChange w:id="896" w:author="蔡晓旭" w:date="2022-09-08T14:06:00Z">
            <w:rPr/>
          </w:rPrChange>
        </w:rPr>
        <w:t>XX</w:t>
      </w:r>
      <w:r>
        <w:rPr>
          <w:rFonts w:hint="eastAsia"/>
          <w:color w:val="FF0000"/>
          <w:rPrChange w:id="897" w:author="蔡晓旭" w:date="2022-09-08T14:06:00Z">
            <w:rPr>
              <w:rFonts w:hint="eastAsia"/>
            </w:rPr>
          </w:rPrChange>
        </w:rPr>
        <w:t>维度”。</w:t>
      </w:r>
      <w:ins w:id="898" w:author="华仔" w:date="2022-09-27T10:27:18Z">
        <w:r>
          <w:rPr>
            <w:rFonts w:hint="eastAsia"/>
            <w:color w:val="FF0000"/>
            <w:lang w:val="en-US" w:eastAsia="zh-CN"/>
          </w:rPr>
          <w:t>&lt;</w:t>
        </w:r>
      </w:ins>
      <w:ins w:id="899" w:author="华仔" w:date="2022-09-27T10:27:20Z">
        <w:r>
          <w:rPr>
            <w:rFonts w:hint="eastAsia"/>
            <w:color w:val="FF0000"/>
            <w:lang w:val="en-US" w:eastAsia="zh-CN"/>
          </w:rPr>
          <w:t>二选一，</w:t>
        </w:r>
      </w:ins>
      <w:ins w:id="900" w:author="华仔" w:date="2022-09-27T10:27:24Z">
        <w:r>
          <w:rPr>
            <w:rFonts w:hint="eastAsia"/>
            <w:color w:val="FF0000"/>
            <w:lang w:val="en-US" w:eastAsia="zh-CN"/>
          </w:rPr>
          <w:t>如果</w:t>
        </w:r>
      </w:ins>
      <w:ins w:id="901" w:author="华仔" w:date="2022-09-27T10:27:25Z">
        <w:r>
          <w:rPr>
            <w:rFonts w:hint="eastAsia"/>
            <w:color w:val="FF0000"/>
            <w:lang w:val="en-US" w:eastAsia="zh-CN"/>
          </w:rPr>
          <w:t>不好处理</w:t>
        </w:r>
      </w:ins>
      <w:ins w:id="902" w:author="华仔" w:date="2022-09-27T10:27:26Z">
        <w:r>
          <w:rPr>
            <w:rFonts w:hint="eastAsia"/>
            <w:color w:val="FF0000"/>
            <w:lang w:val="en-US" w:eastAsia="zh-CN"/>
          </w:rPr>
          <w:t>，则</w:t>
        </w:r>
      </w:ins>
      <w:ins w:id="903" w:author="华仔" w:date="2022-09-27T10:27:32Z">
        <w:r>
          <w:rPr>
            <w:rFonts w:hint="eastAsia"/>
            <w:color w:val="FF0000"/>
            <w:lang w:val="en-US" w:eastAsia="zh-CN"/>
          </w:rPr>
          <w:t>展示</w:t>
        </w:r>
      </w:ins>
      <w:ins w:id="904" w:author="华仔" w:date="2022-09-27T10:27:33Z">
        <w:r>
          <w:rPr>
            <w:rFonts w:hint="eastAsia"/>
            <w:color w:val="FF0000"/>
            <w:lang w:val="en-US" w:eastAsia="zh-CN"/>
          </w:rPr>
          <w:t>所有</w:t>
        </w:r>
      </w:ins>
      <w:ins w:id="905" w:author="华仔" w:date="2022-09-27T10:27:34Z">
        <w:r>
          <w:rPr>
            <w:rFonts w:hint="eastAsia"/>
            <w:color w:val="FF0000"/>
            <w:lang w:val="en-US" w:eastAsia="zh-CN"/>
          </w:rPr>
          <w:t>贡献度</w:t>
        </w:r>
      </w:ins>
      <w:ins w:id="906" w:author="华仔" w:date="2022-09-27T10:27:35Z">
        <w:r>
          <w:rPr>
            <w:rFonts w:hint="eastAsia"/>
            <w:color w:val="FF0000"/>
            <w:lang w:val="en-US" w:eastAsia="zh-CN"/>
          </w:rPr>
          <w:t>占比</w:t>
        </w:r>
      </w:ins>
      <w:ins w:id="907" w:author="华仔" w:date="2022-09-27T10:27:36Z">
        <w:r>
          <w:rPr>
            <w:rFonts w:hint="eastAsia"/>
            <w:color w:val="FF0000"/>
            <w:lang w:val="en-US" w:eastAsia="zh-CN"/>
          </w:rPr>
          <w:t>上升的</w:t>
        </w:r>
      </w:ins>
      <w:ins w:id="908" w:author="华仔" w:date="2022-09-27T10:27:37Z">
        <w:r>
          <w:rPr>
            <w:rFonts w:hint="eastAsia"/>
            <w:color w:val="FF0000"/>
            <w:lang w:val="en-US" w:eastAsia="zh-CN"/>
          </w:rPr>
          <w:t>维度</w:t>
        </w:r>
      </w:ins>
      <w:ins w:id="909" w:author="华仔" w:date="2022-09-27T10:27:18Z">
        <w:bookmarkStart w:id="0" w:name="_GoBack"/>
        <w:bookmarkEnd w:id="0"/>
        <w:r>
          <w:rPr>
            <w:rFonts w:hint="eastAsia"/>
            <w:color w:val="FF0000"/>
            <w:lang w:val="en-US" w:eastAsia="zh-CN"/>
          </w:rPr>
          <w:t>&gt;</w:t>
        </w:r>
      </w:ins>
    </w:p>
    <w:p>
      <w:pPr>
        <w:pStyle w:val="23"/>
        <w:ind w:left="1140" w:firstLine="0" w:firstLineChars="0"/>
        <w:rPr>
          <w:del w:id="910" w:author="蔡晓旭" w:date="2022-09-27T09:50:00Z"/>
          <w:rFonts w:hint="eastAsia"/>
          <w:color w:val="FF0000"/>
          <w:rPrChange w:id="911" w:author="蔡晓旭" w:date="2022-09-08T14:06:00Z">
            <w:rPr>
              <w:del w:id="912" w:author="蔡晓旭" w:date="2022-09-27T09:50:00Z"/>
            </w:rPr>
          </w:rPrChange>
        </w:rPr>
      </w:pPr>
    </w:p>
    <w:p>
      <w:pPr>
        <w:pStyle w:val="23"/>
        <w:numPr>
          <w:ilvl w:val="0"/>
          <w:numId w:val="5"/>
        </w:numPr>
        <w:ind w:left="1140" w:hanging="420" w:firstLineChars="0"/>
        <w:rPr>
          <w:ins w:id="913" w:author="蔡晓旭" w:date="2022-09-27T09:56:00Z"/>
        </w:rPr>
      </w:pPr>
      <w:r>
        <w:rPr>
          <w:rFonts w:hint="eastAsia"/>
        </w:rPr>
        <w:t>（4</w:t>
      </w:r>
      <w:r>
        <w:t>3</w:t>
      </w:r>
      <w:r>
        <w:rPr>
          <w:rFonts w:hint="eastAsia"/>
        </w:rPr>
        <w:t>）-（4</w:t>
      </w:r>
      <w:r>
        <w:t>6</w:t>
      </w:r>
      <w:r>
        <w:rPr>
          <w:rFonts w:hint="eastAsia"/>
        </w:rPr>
        <w:t>）：依序提供风险变动归因维度名称、恶化指标数量、指标风险变动方向（目前仅支持填入：恶化）、恶化指标详情。其中恶化指标判断方式：</w:t>
      </w:r>
      <w:del w:id="914" w:author="蔡晓旭" w:date="2022-09-08T14:56:00Z">
        <w:r>
          <w:rPr>
            <w:rFonts w:hint="eastAsia"/>
          </w:rPr>
          <w:delText>低频财务因子需结合指标方向以及因子值变动方向判断恶化（即当指标方向为正，因子值变小时为恶化；当指标方向为负，因子值变大时为恶化）；其他因子根据最新所属档位对应分数相对上次该因子所属档位对应分数，分数上升，即为恶化</w:delText>
        </w:r>
      </w:del>
      <w:ins w:id="915" w:author="蔡晓旭" w:date="2022-09-08T14:56:00Z">
        <w:r>
          <w:rPr>
            <w:rFonts w:hint="eastAsia"/>
          </w:rPr>
          <w:t>今日与昨日相比，同一主体、同一个指标的特征评分卡得分变高</w:t>
        </w:r>
      </w:ins>
      <w:ins w:id="916" w:author="蔡晓旭" w:date="2022-09-08T14:57:00Z">
        <w:r>
          <w:rPr>
            <w:rFonts w:hint="eastAsia"/>
          </w:rPr>
          <w:t>则为恶化，变低则为好转（此处不展示）、不变则为维持（此处不展示）</w:t>
        </w:r>
      </w:ins>
      <w:r>
        <w:rPr>
          <w:rFonts w:hint="eastAsia"/>
        </w:rPr>
        <w:t>。</w:t>
      </w:r>
    </w:p>
    <w:p>
      <w:pPr>
        <w:numPr>
          <w:ilvl w:val="0"/>
          <w:numId w:val="5"/>
        </w:numPr>
        <w:ind w:left="720" w:hanging="420" w:firstLineChars="0"/>
        <w:rPr>
          <w:rFonts w:hint="eastAsia"/>
          <w:color w:val="FF0000"/>
          <w:rPrChange w:id="918" w:author="蔡晓旭" w:date="2022-09-27T09:58:00Z">
            <w:rPr>
              <w:rFonts w:hint="eastAsia"/>
            </w:rPr>
          </w:rPrChange>
        </w:rPr>
        <w:pPrChange w:id="917" w:author="蔡晓旭" w:date="2022-09-27T09:56:00Z">
          <w:pPr>
            <w:pStyle w:val="23"/>
            <w:numPr>
              <w:ilvl w:val="0"/>
              <w:numId w:val="5"/>
            </w:numPr>
            <w:ind w:left="1140" w:hanging="420" w:firstLineChars="0"/>
          </w:pPr>
        </w:pPrChange>
      </w:pPr>
      <w:ins w:id="919" w:author="蔡晓旭" w:date="2022-09-27T09:56:00Z">
        <w:r>
          <w:rPr>
            <w:rFonts w:hint="eastAsia"/>
            <w:color w:val="FF0000"/>
            <w:rPrChange w:id="920" w:author="蔡晓旭" w:date="2022-09-27T09:58:00Z">
              <w:rPr>
                <w:rFonts w:hint="eastAsia"/>
              </w:rPr>
            </w:rPrChange>
          </w:rPr>
          <w:t>注：当有多个归因维度风险等级上升时，文字上参考归因详报第二部分，先讲完一个归因维度的</w:t>
        </w:r>
      </w:ins>
      <w:ins w:id="921" w:author="蔡晓旭" w:date="2022-09-27T09:57:00Z">
        <w:r>
          <w:rPr>
            <w:rFonts w:hint="eastAsia"/>
            <w:color w:val="FF0000"/>
            <w:rPrChange w:id="922" w:author="蔡晓旭" w:date="2022-09-27T09:58:00Z">
              <w:rPr>
                <w:rFonts w:hint="eastAsia"/>
              </w:rPr>
            </w:rPrChange>
          </w:rPr>
          <w:t>风险等级变化、恶化指标情况，</w:t>
        </w:r>
      </w:ins>
      <w:ins w:id="923" w:author="蔡晓旭" w:date="2022-09-27T09:57:00Z">
        <w:r>
          <w:rPr>
            <w:rFonts w:hint="eastAsia"/>
            <w:color w:val="FF0000"/>
            <w:rPrChange w:id="924" w:author="蔡晓旭" w:date="2022-09-27T09:58:00Z">
              <w:rPr>
                <w:rFonts w:hint="eastAsia"/>
              </w:rPr>
            </w:rPrChange>
          </w:rPr>
          <w:t>然后再讲下一个归因维度的风险等级变化、恶化指标情况，不同维度的内容以“；”相隔。</w:t>
        </w:r>
      </w:ins>
    </w:p>
    <w:p>
      <w:pPr>
        <w:ind w:firstLine="480" w:firstLineChars="200"/>
      </w:pPr>
      <w:r>
        <w:rPr>
          <w:rFonts w:hint="eastAsia"/>
        </w:rPr>
        <w:t>（4</w:t>
      </w:r>
      <w:r>
        <w:t>7</w:t>
      </w:r>
      <w:r>
        <w:rPr>
          <w:rFonts w:hint="eastAsia"/>
        </w:rPr>
        <w:t>）：出现异常因子的归因维度名称</w:t>
      </w:r>
      <w:ins w:id="925" w:author="蔡晓旭" w:date="2022-09-08T14:16:00Z">
        <w:r>
          <w:rPr>
            <w:rFonts w:hint="eastAsia"/>
          </w:rPr>
          <w:t>，即对应（4）、（1</w:t>
        </w:r>
      </w:ins>
      <w:ins w:id="926" w:author="蔡晓旭" w:date="2022-09-08T14:16:00Z">
        <w:r>
          <w:rPr/>
          <w:t>3</w:t>
        </w:r>
      </w:ins>
      <w:ins w:id="927" w:author="蔡晓旭" w:date="2022-09-08T14:16:00Z">
        <w:r>
          <w:rPr>
            <w:rFonts w:hint="eastAsia"/>
          </w:rPr>
          <w:t>）、（2</w:t>
        </w:r>
      </w:ins>
      <w:ins w:id="928" w:author="蔡晓旭" w:date="2022-09-08T14:16:00Z">
        <w:r>
          <w:rPr/>
          <w:t>2</w:t>
        </w:r>
      </w:ins>
      <w:ins w:id="929" w:author="蔡晓旭" w:date="2022-09-08T14:16:00Z">
        <w:r>
          <w:rPr>
            <w:rFonts w:hint="eastAsia"/>
          </w:rPr>
          <w:t>）、（2</w:t>
        </w:r>
      </w:ins>
      <w:ins w:id="930" w:author="蔡晓旭" w:date="2022-09-08T14:16:00Z">
        <w:r>
          <w:rPr/>
          <w:t>7</w:t>
        </w:r>
      </w:ins>
      <w:ins w:id="931" w:author="蔡晓旭" w:date="2022-09-08T14:16:00Z">
        <w:r>
          <w:rPr>
            <w:rFonts w:hint="eastAsia"/>
          </w:rPr>
          <w:t>），输出为“【维度名称】异常”</w:t>
        </w:r>
      </w:ins>
      <w:ins w:id="932" w:author="蔡晓旭" w:date="2022-09-08T14:17:00Z">
        <w:r>
          <w:rPr>
            <w:rFonts w:hint="eastAsia"/>
          </w:rPr>
          <w:t>，若有多个维度异常，则以顿号相隔列出</w:t>
        </w:r>
      </w:ins>
      <w:r>
        <w:rPr>
          <w:rFonts w:hint="eastAsia"/>
        </w:rPr>
        <w:t>。</w:t>
      </w:r>
      <w:ins w:id="933" w:author="蔡晓旭" w:date="2022-08-02T14:59:00Z">
        <w:r>
          <w:rPr>
            <w:rFonts w:hint="eastAsia"/>
          </w:rPr>
          <w:t>当主体无命中任何异常指标时，则最后一段输出为：“该主体当前无显著风险表现。”</w:t>
        </w:r>
      </w:ins>
    </w:p>
    <w:p>
      <w:pPr>
        <w:pStyle w:val="3"/>
      </w:pPr>
      <w:r>
        <w:rPr>
          <w:rFonts w:hint="eastAsia"/>
        </w:rPr>
        <w:t>特殊情况处理——归因简报、归因报告</w:t>
      </w:r>
    </w:p>
    <w:p>
      <w:pPr>
        <w:pStyle w:val="4"/>
        <w:ind w:right="240"/>
        <w:rPr>
          <w:b/>
          <w:rPrChange w:id="935" w:author="蔡晓旭" w:date="2022-09-26T17:39:00Z">
            <w:rPr>
              <w:b/>
            </w:rPr>
          </w:rPrChange>
        </w:rPr>
        <w:pPrChange w:id="934" w:author="蔡晓旭" w:date="2022-09-26T17:39:00Z">
          <w:pPr/>
        </w:pPrChange>
      </w:pPr>
      <w:r>
        <w:rPr>
          <w:rFonts w:hint="eastAsia"/>
          <w:b/>
        </w:rPr>
        <w:t>特殊情况</w:t>
      </w:r>
      <w:ins w:id="936" w:author="蔡晓旭" w:date="2022-09-26T17:39:00Z">
        <w:r>
          <w:rPr>
            <w:rFonts w:hint="eastAsia"/>
            <w:b/>
            <w:rPrChange w:id="937" w:author="蔡晓旭" w:date="2022-09-26T17:39:00Z">
              <w:rPr>
                <w:rFonts w:hint="eastAsia"/>
                <w:b/>
              </w:rPr>
            </w:rPrChange>
          </w:rPr>
          <w:t>1</w:t>
        </w:r>
      </w:ins>
      <w:del w:id="938" w:author="蔡晓旭" w:date="2022-08-02T15:00:00Z">
        <w:r>
          <w:rPr>
            <w:rFonts w:hint="eastAsia"/>
            <w:b/>
          </w:rPr>
          <w:delText>1</w:delText>
        </w:r>
      </w:del>
      <w:r>
        <w:rPr>
          <w:rFonts w:hint="eastAsia"/>
          <w:b/>
        </w:rPr>
        <w:t>：主体</w:t>
      </w:r>
      <w:del w:id="939" w:author="蔡晓旭" w:date="2022-09-26T17:40:00Z">
        <w:r>
          <w:rPr>
            <w:rFonts w:hint="eastAsia"/>
            <w:b/>
          </w:rPr>
          <w:delText>等级为风险已暴露（若其他预警等级具备模型外挂规则且主体命中时，归因方式一致）</w:delText>
        </w:r>
      </w:del>
      <w:ins w:id="940" w:author="蔡晓旭" w:date="2022-09-26T17:40:00Z">
        <w:r>
          <w:rPr>
            <w:rFonts w:hint="eastAsia"/>
            <w:b/>
          </w:rPr>
          <w:t>命中模型外挂规则</w:t>
        </w:r>
      </w:ins>
    </w:p>
    <w:p>
      <w:r>
        <w:rPr>
          <w:rFonts w:hint="eastAsia"/>
        </w:rPr>
        <w:t>归因简报除异常归因分类以及异常指标描述外，需首先列示该主体列入风险已暴露的规则。例如：</w:t>
      </w:r>
    </w:p>
    <w:p>
      <w:pPr>
        <w:ind w:firstLine="440" w:firstLineChars="200"/>
        <w:rPr>
          <w:sz w:val="22"/>
        </w:rPr>
      </w:pPr>
      <w:r>
        <w:rPr>
          <w:rFonts w:hint="eastAsia"/>
          <w:sz w:val="22"/>
        </w:rPr>
        <mc:AlternateContent>
          <mc:Choice Requires="wps">
            <w:drawing>
              <wp:anchor distT="0" distB="0" distL="114300" distR="114300" simplePos="0" relativeHeight="251659264" behindDoc="0" locked="0" layoutInCell="1" allowOverlap="1">
                <wp:simplePos x="0" y="0"/>
                <wp:positionH relativeFrom="column">
                  <wp:posOffset>-9525</wp:posOffset>
                </wp:positionH>
                <wp:positionV relativeFrom="paragraph">
                  <wp:posOffset>-54610</wp:posOffset>
                </wp:positionV>
                <wp:extent cx="7896225" cy="962025"/>
                <wp:effectExtent l="0" t="0" r="28575" b="28575"/>
                <wp:wrapNone/>
                <wp:docPr id="1" name="矩形 1"/>
                <wp:cNvGraphicFramePr/>
                <a:graphic xmlns:a="http://schemas.openxmlformats.org/drawingml/2006/main">
                  <a:graphicData uri="http://schemas.microsoft.com/office/word/2010/wordprocessingShape">
                    <wps:wsp>
                      <wps:cNvSpPr/>
                      <wps:spPr>
                        <a:xfrm>
                          <a:off x="0" y="0"/>
                          <a:ext cx="7896225" cy="96202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0.75pt;margin-top:-4.3pt;height:75.75pt;width:621.75pt;z-index:251659264;v-text-anchor:middle;mso-width-relative:page;mso-height-relative:page;" filled="f" stroked="t" coordsize="21600,21600" o:gfxdata="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zCQcg9oAAAAKAQAADwAAAAAAAAABACAAAAAi&#10;AAAAZHJzL2Rvd25yZXYueG1sUEsBAhQAFAAAAAgAh07iQHhFJy16AgAAEQUAAA4AAAAAAAAAAQAg&#10;AAAAKQEAAGRycy9lMm9Eb2MueG1sUEsFBgAAAAAGAAYAWQEAABUGAAAAAA==&#10;">
                <v:fill on="f" focussize="0,0"/>
                <v:stroke color="#000000 [3200]" joinstyle="round"/>
                <v:imagedata o:title=""/>
                <o:lock v:ext="edit" aspectratio="f"/>
              </v:rect>
            </w:pict>
          </mc:Fallback>
        </mc:AlternateContent>
      </w:r>
      <w:r>
        <w:rPr>
          <w:rFonts w:hint="eastAsia"/>
          <w:sz w:val="22"/>
        </w:rPr>
        <w:t>该主体需关注排查风险点包括：</w:t>
      </w:r>
    </w:p>
    <w:p>
      <w:pPr>
        <w:pStyle w:val="23"/>
        <w:numPr>
          <w:ilvl w:val="0"/>
          <w:numId w:val="6"/>
        </w:numPr>
        <w:ind w:firstLineChars="0"/>
        <w:rPr>
          <w:del w:id="942" w:author="蔡晓旭" w:date="2022-09-09T09:28:00Z"/>
          <w:b/>
          <w:color w:val="FF0000"/>
          <w:sz w:val="22"/>
        </w:rPr>
        <w:pPrChange w:id="941" w:author="蔡晓旭" w:date="2022-09-09T09:28:00Z">
          <w:pPr/>
        </w:pPrChange>
      </w:pPr>
      <w:r>
        <w:rPr>
          <w:rFonts w:hint="eastAsia"/>
          <w:b/>
          <w:color w:val="FF0000"/>
          <w:sz w:val="22"/>
        </w:rPr>
        <w:t>X</w:t>
      </w:r>
      <w:r>
        <w:rPr>
          <w:b/>
          <w:color w:val="FF0000"/>
          <w:sz w:val="22"/>
        </w:rPr>
        <w:t>XXX</w:t>
      </w:r>
      <w:r>
        <w:rPr>
          <w:rFonts w:hint="eastAsia"/>
          <w:b/>
          <w:color w:val="FF0000"/>
          <w:sz w:val="22"/>
        </w:rPr>
        <w:t>年X</w:t>
      </w:r>
      <w:r>
        <w:rPr>
          <w:b/>
          <w:color w:val="FF0000"/>
          <w:sz w:val="22"/>
        </w:rPr>
        <w:t>X</w:t>
      </w:r>
      <w:r>
        <w:rPr>
          <w:rFonts w:hint="eastAsia"/>
          <w:b/>
          <w:color w:val="FF0000"/>
          <w:sz w:val="22"/>
        </w:rPr>
        <w:t>月X</w:t>
      </w:r>
      <w:r>
        <w:rPr>
          <w:b/>
          <w:color w:val="FF0000"/>
          <w:sz w:val="22"/>
        </w:rPr>
        <w:t>X</w:t>
      </w:r>
      <w:r>
        <w:rPr>
          <w:rFonts w:hint="eastAsia"/>
          <w:b/>
          <w:color w:val="FF0000"/>
          <w:sz w:val="22"/>
        </w:rPr>
        <w:t>日</w:t>
      </w:r>
      <w:r>
        <w:rPr>
          <w:rFonts w:hint="eastAsia"/>
          <w:b/>
          <w:sz w:val="22"/>
          <w:highlight w:val="yellow"/>
        </w:rPr>
        <w:t>（此处填写违约日期）</w:t>
      </w:r>
      <w:r>
        <w:rPr>
          <w:rFonts w:hint="eastAsia"/>
          <w:b/>
          <w:color w:val="FF0000"/>
          <w:sz w:val="22"/>
        </w:rPr>
        <w:t>，主体旗下债券X</w:t>
      </w:r>
      <w:r>
        <w:rPr>
          <w:b/>
          <w:color w:val="FF0000"/>
          <w:sz w:val="22"/>
        </w:rPr>
        <w:t>XXX</w:t>
      </w:r>
      <w:r>
        <w:rPr>
          <w:rFonts w:hint="eastAsia"/>
          <w:b/>
          <w:sz w:val="22"/>
          <w:highlight w:val="yellow"/>
        </w:rPr>
        <w:t>（填写实际发生违约的债券简称）</w:t>
      </w:r>
      <w:r>
        <w:rPr>
          <w:rFonts w:hint="eastAsia"/>
          <w:b/>
          <w:color w:val="FF0000"/>
          <w:sz w:val="22"/>
        </w:rPr>
        <w:t>发生违约。</w:t>
      </w:r>
    </w:p>
    <w:p>
      <w:pPr>
        <w:pStyle w:val="23"/>
        <w:numPr>
          <w:ilvl w:val="0"/>
          <w:numId w:val="6"/>
        </w:numPr>
        <w:ind w:firstLineChars="0"/>
        <w:rPr>
          <w:ins w:id="943" w:author="蔡晓旭" w:date="2022-09-09T09:38:00Z"/>
          <w:b/>
          <w:color w:val="FF0000"/>
          <w:sz w:val="22"/>
        </w:rPr>
      </w:pPr>
    </w:p>
    <w:p>
      <w:pPr>
        <w:pStyle w:val="23"/>
        <w:numPr>
          <w:ilvl w:val="0"/>
          <w:numId w:val="6"/>
        </w:numPr>
        <w:ind w:firstLineChars="0"/>
        <w:rPr>
          <w:del w:id="944" w:author="蔡晓旭" w:date="2022-09-09T09:28:00Z"/>
          <w:sz w:val="22"/>
          <w:rPrChange w:id="945" w:author="蔡晓旭" w:date="2022-09-09T09:39:00Z">
            <w:rPr>
              <w:del w:id="946" w:author="蔡晓旭" w:date="2022-09-09T09:28:00Z"/>
            </w:rPr>
          </w:rPrChange>
        </w:rPr>
      </w:pPr>
      <w:ins w:id="947" w:author="蔡晓旭" w:date="2022-09-09T09:39:00Z">
        <w:r>
          <w:rPr>
            <w:b w:val="0"/>
            <w:sz w:val="22"/>
            <w:rPrChange w:id="948" w:author="蔡晓旭" w:date="2022-09-09T09:39:00Z">
              <w:rPr>
                <w:b/>
                <w:sz w:val="22"/>
              </w:rPr>
            </w:rPrChange>
          </w:rPr>
          <w:t>XX</w:t>
        </w:r>
      </w:ins>
      <w:ins w:id="949" w:author="蔡晓旭" w:date="2022-09-09T09:39:00Z">
        <w:r>
          <w:rPr>
            <w:rFonts w:hint="eastAsia"/>
            <w:b w:val="0"/>
            <w:sz w:val="22"/>
            <w:rPrChange w:id="950" w:author="蔡晓旭" w:date="2022-09-09T09:39:00Z">
              <w:rPr>
                <w:rFonts w:hint="eastAsia"/>
                <w:b/>
                <w:sz w:val="22"/>
              </w:rPr>
            </w:rPrChange>
          </w:rPr>
          <w:t>异常：</w:t>
        </w:r>
      </w:ins>
      <w:ins w:id="951" w:author="蔡晓旭" w:date="2022-09-09T09:39:00Z">
        <w:r>
          <w:rPr>
            <w:b w:val="0"/>
            <w:sz w:val="22"/>
            <w:rPrChange w:id="952" w:author="蔡晓旭" w:date="2022-09-09T09:39:00Z">
              <w:rPr>
                <w:b/>
                <w:sz w:val="22"/>
              </w:rPr>
            </w:rPrChange>
          </w:rPr>
          <w:t>XXX</w:t>
        </w:r>
      </w:ins>
      <w:ins w:id="953" w:author="蔡晓旭" w:date="2022-09-09T09:39:00Z">
        <w:r>
          <w:rPr>
            <w:rFonts w:hint="eastAsia"/>
            <w:b w:val="0"/>
            <w:sz w:val="22"/>
            <w:rPrChange w:id="954" w:author="蔡晓旭" w:date="2022-09-09T09:39:00Z">
              <w:rPr>
                <w:rFonts w:hint="eastAsia"/>
                <w:b/>
                <w:sz w:val="22"/>
              </w:rPr>
            </w:rPrChange>
          </w:rPr>
          <w:t>为</w:t>
        </w:r>
      </w:ins>
      <w:ins w:id="955" w:author="蔡晓旭" w:date="2022-09-09T09:39:00Z">
        <w:r>
          <w:rPr>
            <w:b w:val="0"/>
            <w:sz w:val="22"/>
            <w:rPrChange w:id="956" w:author="蔡晓旭" w:date="2022-09-09T09:39:00Z">
              <w:rPr>
                <w:b/>
                <w:sz w:val="22"/>
              </w:rPr>
            </w:rPrChange>
          </w:rPr>
          <w:t>XX…</w:t>
        </w:r>
      </w:ins>
      <w:del w:id="957" w:author="蔡晓旭" w:date="2022-09-09T09:28:00Z">
        <w:r>
          <w:rPr>
            <w:rFonts w:hint="eastAsia"/>
            <w:sz w:val="22"/>
            <w:rPrChange w:id="958" w:author="蔡晓旭" w:date="2022-09-09T09:39:00Z">
              <w:rPr>
                <w:rFonts w:hint="eastAsia"/>
              </w:rPr>
            </w:rPrChange>
          </w:rPr>
          <w:delText>区域</w:delText>
        </w:r>
      </w:del>
      <w:del w:id="959" w:author="蔡晓旭" w:date="2022-09-09T09:28:00Z">
        <w:r>
          <w:rPr>
            <w:sz w:val="22"/>
            <w:rPrChange w:id="960" w:author="蔡晓旭" w:date="2022-09-09T09:39:00Z">
              <w:rPr/>
            </w:rPrChange>
          </w:rPr>
          <w:delText>财政</w:delText>
        </w:r>
      </w:del>
      <w:del w:id="961" w:author="蔡晓旭" w:date="2022-09-09T09:28:00Z">
        <w:r>
          <w:rPr>
            <w:rFonts w:hint="eastAsia"/>
            <w:sz w:val="22"/>
            <w:rPrChange w:id="962" w:author="蔡晓旭" w:date="2022-09-09T09:39:00Z">
              <w:rPr>
                <w:rFonts w:hint="eastAsia"/>
              </w:rPr>
            </w:rPrChange>
          </w:rPr>
          <w:delText>异常：</w:delText>
        </w:r>
      </w:del>
      <w:del w:id="963" w:author="蔡晓旭" w:date="2022-09-09T09:28:00Z">
        <w:r>
          <w:rPr>
            <w:rFonts w:hint="eastAsia" w:ascii="宋体" w:hAnsi="宋体"/>
            <w:sz w:val="22"/>
            <w:rPrChange w:id="964" w:author="蔡晓旭" w:date="2022-09-09T09:39:00Z">
              <w:rPr>
                <w:rFonts w:hint="eastAsia" w:ascii="宋体" w:hAnsi="宋体"/>
              </w:rPr>
            </w:rPrChange>
          </w:rPr>
          <w:delText>区域一般公共预算收入增长率为</w:delText>
        </w:r>
      </w:del>
      <w:del w:id="965" w:author="蔡晓旭" w:date="2022-09-09T09:28:00Z">
        <w:r>
          <w:rPr>
            <w:rFonts w:ascii="宋体" w:hAnsi="宋体"/>
            <w:sz w:val="22"/>
            <w:rPrChange w:id="966" w:author="蔡晓旭" w:date="2022-09-09T09:39:00Z">
              <w:rPr>
                <w:rFonts w:ascii="宋体" w:hAnsi="宋体"/>
              </w:rPr>
            </w:rPrChange>
          </w:rPr>
          <w:delText>-1%</w:delText>
        </w:r>
      </w:del>
      <w:del w:id="967" w:author="蔡晓旭" w:date="2022-09-09T09:28:00Z">
        <w:r>
          <w:rPr>
            <w:rFonts w:hint="eastAsia" w:ascii="宋体" w:hAnsi="宋体"/>
            <w:sz w:val="22"/>
            <w:rPrChange w:id="968" w:author="蔡晓旭" w:date="2022-09-09T09:39:00Z">
              <w:rPr>
                <w:rFonts w:hint="eastAsia" w:ascii="宋体" w:hAnsi="宋体"/>
              </w:rPr>
            </w:rPrChange>
          </w:rPr>
          <w:delText>，且发生恶化，</w:delText>
        </w:r>
      </w:del>
      <w:del w:id="969" w:author="蔡晓旭" w:date="2022-09-09T09:28:00Z">
        <w:r>
          <w:rPr>
            <w:sz w:val="22"/>
            <w:rPrChange w:id="970" w:author="蔡晓旭" w:date="2022-09-09T09:39:00Z">
              <w:rPr/>
            </w:rPrChange>
          </w:rPr>
          <w:delText>由去年</w:delText>
        </w:r>
      </w:del>
      <w:del w:id="971" w:author="蔡晓旭" w:date="2022-09-09T09:28:00Z">
        <w:r>
          <w:rPr>
            <w:rFonts w:hint="eastAsia"/>
            <w:sz w:val="22"/>
            <w:rPrChange w:id="972" w:author="蔡晓旭" w:date="2022-09-09T09:39:00Z">
              <w:rPr>
                <w:rFonts w:hint="eastAsia"/>
              </w:rPr>
            </w:rPrChange>
          </w:rPr>
          <w:delText>的</w:delText>
        </w:r>
      </w:del>
      <w:del w:id="973" w:author="蔡晓旭" w:date="2022-09-09T09:28:00Z">
        <w:r>
          <w:rPr>
            <w:sz w:val="22"/>
            <w:rPrChange w:id="974" w:author="蔡晓旭" w:date="2022-09-09T09:39:00Z">
              <w:rPr/>
            </w:rPrChange>
          </w:rPr>
          <w:delText>2%</w:delText>
        </w:r>
      </w:del>
      <w:del w:id="975" w:author="蔡晓旭" w:date="2022-09-09T09:28:00Z">
        <w:r>
          <w:rPr>
            <w:sz w:val="22"/>
            <w:rPrChange w:id="976" w:author="蔡晓旭" w:date="2022-09-09T09:39:00Z">
              <w:rPr/>
            </w:rPrChange>
          </w:rPr>
          <w:delText>降</w:delText>
        </w:r>
      </w:del>
      <w:del w:id="977" w:author="蔡晓旭" w:date="2022-09-09T09:28:00Z">
        <w:r>
          <w:rPr>
            <w:rFonts w:hint="eastAsia"/>
            <w:sz w:val="22"/>
            <w:rPrChange w:id="978" w:author="蔡晓旭" w:date="2022-09-09T09:39:00Z">
              <w:rPr>
                <w:rFonts w:hint="eastAsia"/>
              </w:rPr>
            </w:rPrChange>
          </w:rPr>
          <w:delText>至</w:delText>
        </w:r>
      </w:del>
      <w:del w:id="979" w:author="蔡晓旭" w:date="2022-09-09T09:28:00Z">
        <w:r>
          <w:rPr>
            <w:sz w:val="22"/>
            <w:rPrChange w:id="980" w:author="蔡晓旭" w:date="2022-09-09T09:39:00Z">
              <w:rPr/>
            </w:rPrChange>
          </w:rPr>
          <w:delText>-1%</w:delText>
        </w:r>
      </w:del>
    </w:p>
    <w:p>
      <w:pPr>
        <w:pStyle w:val="23"/>
        <w:numPr>
          <w:ilvl w:val="0"/>
          <w:numId w:val="0"/>
        </w:numPr>
        <w:ind w:left="0" w:firstLine="480" w:firstLineChars="200"/>
        <w:rPr>
          <w:del w:id="982" w:author="蔡晓旭" w:date="2022-09-09T09:28:00Z"/>
        </w:rPr>
        <w:pPrChange w:id="981" w:author="蔡晓旭" w:date="2022-09-09T09:28:00Z">
          <w:pPr>
            <w:pStyle w:val="23"/>
            <w:numPr>
              <w:ilvl w:val="0"/>
              <w:numId w:val="6"/>
            </w:numPr>
            <w:ind w:left="840" w:hanging="420" w:firstLineChars="0"/>
          </w:pPr>
        </w:pPrChange>
      </w:pPr>
      <w:del w:id="983" w:author="蔡晓旭" w:date="2022-09-09T09:28:00Z">
        <w:r>
          <w:rPr>
            <w:rFonts w:hint="eastAsia"/>
          </w:rPr>
          <w:delText>区域债务异常：地方政府平台债务率高达3</w:delText>
        </w:r>
      </w:del>
      <w:del w:id="984" w:author="蔡晓旭" w:date="2022-09-09T09:28:00Z">
        <w:r>
          <w:rPr/>
          <w:delText>06%</w:delText>
        </w:r>
      </w:del>
      <w:del w:id="985" w:author="蔡晓旭" w:date="2022-09-09T09:28:00Z">
        <w:r>
          <w:rPr>
            <w:rFonts w:hint="eastAsia"/>
          </w:rPr>
          <w:delText>，且发生恶化，由去年的1</w:delText>
        </w:r>
      </w:del>
      <w:del w:id="986" w:author="蔡晓旭" w:date="2022-09-09T09:28:00Z">
        <w:r>
          <w:rPr/>
          <w:delText>44%</w:delText>
        </w:r>
      </w:del>
      <w:del w:id="987" w:author="蔡晓旭" w:date="2022-09-09T09:28:00Z">
        <w:r>
          <w:rPr>
            <w:rFonts w:hint="eastAsia"/>
          </w:rPr>
          <w:delText>升至3</w:delText>
        </w:r>
      </w:del>
      <w:del w:id="988" w:author="蔡晓旭" w:date="2022-09-09T09:28:00Z">
        <w:r>
          <w:rPr/>
          <w:delText>06%</w:delText>
        </w:r>
      </w:del>
    </w:p>
    <w:p>
      <w:pPr>
        <w:pStyle w:val="23"/>
        <w:numPr>
          <w:ilvl w:val="0"/>
          <w:numId w:val="0"/>
        </w:numPr>
        <w:ind w:left="0" w:firstLine="480" w:firstLineChars="200"/>
        <w:rPr>
          <w:del w:id="990" w:author="蔡晓旭" w:date="2022-09-09T09:28:00Z"/>
        </w:rPr>
        <w:pPrChange w:id="989" w:author="蔡晓旭" w:date="2022-09-09T09:28:00Z">
          <w:pPr>
            <w:pStyle w:val="23"/>
            <w:numPr>
              <w:ilvl w:val="0"/>
              <w:numId w:val="6"/>
            </w:numPr>
            <w:ind w:left="840" w:hanging="420" w:firstLineChars="0"/>
          </w:pPr>
        </w:pPrChange>
      </w:pPr>
      <w:del w:id="991" w:author="蔡晓旭" w:date="2022-09-09T09:28:00Z">
        <w:r>
          <w:rPr>
            <w:rFonts w:hint="eastAsia"/>
          </w:rPr>
          <w:delText>区域经济异常：区域G</w:delText>
        </w:r>
      </w:del>
      <w:del w:id="992" w:author="蔡晓旭" w:date="2022-09-09T09:28:00Z">
        <w:r>
          <w:rPr/>
          <w:delText>DP</w:delText>
        </w:r>
      </w:del>
      <w:del w:id="993" w:author="蔡晓旭" w:date="2022-09-09T09:28:00Z">
        <w:r>
          <w:rPr>
            <w:rFonts w:hint="eastAsia"/>
          </w:rPr>
          <w:delText>增长率处全国同级区域中下水平，在全国范围内排名2</w:delText>
        </w:r>
      </w:del>
      <w:del w:id="994" w:author="蔡晓旭" w:date="2022-09-09T09:28:00Z">
        <w:r>
          <w:rPr/>
          <w:delText>2</w:delText>
        </w:r>
      </w:del>
    </w:p>
    <w:p>
      <w:pPr>
        <w:pStyle w:val="23"/>
        <w:numPr>
          <w:ilvl w:val="0"/>
          <w:numId w:val="0"/>
        </w:numPr>
        <w:ind w:left="0" w:firstLine="480" w:firstLineChars="200"/>
        <w:rPr>
          <w:del w:id="996" w:author="蔡晓旭" w:date="2022-09-09T09:28:00Z"/>
        </w:rPr>
        <w:pPrChange w:id="995" w:author="蔡晓旭" w:date="2022-09-09T09:28:00Z">
          <w:pPr>
            <w:pStyle w:val="23"/>
            <w:numPr>
              <w:ilvl w:val="0"/>
              <w:numId w:val="6"/>
            </w:numPr>
            <w:ind w:left="840" w:hanging="420" w:firstLineChars="0"/>
          </w:pPr>
        </w:pPrChange>
      </w:pPr>
      <w:del w:id="997" w:author="蔡晓旭" w:date="2022-09-09T09:28:00Z">
        <w:r>
          <w:rPr>
            <w:rFonts w:hint="eastAsia"/>
          </w:rPr>
          <w:delText>偿债能力异常</w:delText>
        </w:r>
      </w:del>
      <w:del w:id="998" w:author="蔡晓旭" w:date="2022-09-09T09:28:00Z">
        <w:r>
          <w:rPr/>
          <w:delText>：</w:delText>
        </w:r>
      </w:del>
      <w:del w:id="999" w:author="蔡晓旭" w:date="2022-09-09T09:28:00Z">
        <w:r>
          <w:rPr>
            <w:rFonts w:hint="eastAsia"/>
          </w:rPr>
          <w:delText>短期债务利息支出覆盖率同比下降4</w:delText>
        </w:r>
      </w:del>
      <w:del w:id="1000" w:author="蔡晓旭" w:date="2022-09-09T09:28:00Z">
        <w:r>
          <w:rPr/>
          <w:delText>5.76%</w:delText>
        </w:r>
      </w:del>
      <w:del w:id="1001" w:author="蔡晓旭" w:date="2022-09-09T09:28:00Z">
        <w:r>
          <w:rPr>
            <w:rFonts w:hint="eastAsia"/>
          </w:rPr>
          <w:delText>，由去年同期</w:delText>
        </w:r>
      </w:del>
      <w:del w:id="1002" w:author="蔡晓旭" w:date="2022-09-09T09:28:00Z">
        <w:r>
          <w:rPr/>
          <w:delText>59%降</w:delText>
        </w:r>
      </w:del>
      <w:del w:id="1003" w:author="蔡晓旭" w:date="2022-09-09T09:28:00Z">
        <w:r>
          <w:rPr>
            <w:rFonts w:hint="eastAsia"/>
          </w:rPr>
          <w:delText>至</w:delText>
        </w:r>
      </w:del>
      <w:del w:id="1004" w:author="蔡晓旭" w:date="2022-09-09T09:28:00Z">
        <w:r>
          <w:rPr/>
          <w:delText>33%</w:delText>
        </w:r>
      </w:del>
    </w:p>
    <w:p>
      <w:pPr>
        <w:pStyle w:val="23"/>
        <w:numPr>
          <w:ilvl w:val="0"/>
          <w:numId w:val="0"/>
        </w:numPr>
        <w:ind w:left="0" w:firstLine="480" w:firstLineChars="200"/>
        <w:rPr>
          <w:del w:id="1006" w:author="蔡晓旭" w:date="2022-09-09T09:28:00Z"/>
        </w:rPr>
        <w:pPrChange w:id="1005" w:author="蔡晓旭" w:date="2022-09-09T09:28:00Z">
          <w:pPr>
            <w:pStyle w:val="23"/>
            <w:numPr>
              <w:ilvl w:val="0"/>
              <w:numId w:val="6"/>
            </w:numPr>
            <w:ind w:left="840" w:hanging="420" w:firstLineChars="0"/>
          </w:pPr>
        </w:pPrChange>
      </w:pPr>
      <w:del w:id="1007" w:author="蔡晓旭" w:date="2022-09-09T09:28:00Z">
        <w:r>
          <w:rPr>
            <w:rFonts w:hint="eastAsia" w:ascii="宋体" w:hAnsi="宋体"/>
          </w:rPr>
          <w:delText>政府支持力度指标恶化：省级政府部门直接持股比例由1</w:delText>
        </w:r>
      </w:del>
      <w:del w:id="1008" w:author="蔡晓旭" w:date="2022-09-09T09:28:00Z">
        <w:r>
          <w:rPr>
            <w:rFonts w:ascii="宋体" w:hAnsi="宋体"/>
          </w:rPr>
          <w:delText>00%</w:delText>
        </w:r>
      </w:del>
      <w:del w:id="1009" w:author="蔡晓旭" w:date="2022-09-09T09:28:00Z">
        <w:r>
          <w:rPr>
            <w:rFonts w:hint="eastAsia" w:ascii="宋体" w:hAnsi="宋体"/>
          </w:rPr>
          <w:delText>降至5</w:delText>
        </w:r>
      </w:del>
      <w:del w:id="1010" w:author="蔡晓旭" w:date="2022-09-09T09:28:00Z">
        <w:r>
          <w:rPr>
            <w:rFonts w:ascii="宋体" w:hAnsi="宋体"/>
          </w:rPr>
          <w:delText>1%</w:delText>
        </w:r>
      </w:del>
    </w:p>
    <w:p>
      <w:pPr>
        <w:pStyle w:val="23"/>
        <w:numPr>
          <w:ilvl w:val="0"/>
          <w:numId w:val="6"/>
        </w:numPr>
        <w:ind w:firstLineChars="0"/>
        <w:pPrChange w:id="1011" w:author="蔡晓旭" w:date="2022-09-09T09:28:00Z">
          <w:pPr/>
        </w:pPrChange>
      </w:pPr>
    </w:p>
    <w:p>
      <w:r>
        <w:rPr>
          <w:rFonts w:hint="eastAsia"/>
        </w:rPr>
        <mc:AlternateContent>
          <mc:Choice Requires="wps">
            <w:drawing>
              <wp:anchor distT="0" distB="0" distL="114300" distR="114300" simplePos="0" relativeHeight="251660288" behindDoc="0" locked="0" layoutInCell="1" allowOverlap="1">
                <wp:simplePos x="0" y="0"/>
                <wp:positionH relativeFrom="column">
                  <wp:posOffset>0</wp:posOffset>
                </wp:positionH>
                <wp:positionV relativeFrom="paragraph">
                  <wp:posOffset>306705</wp:posOffset>
                </wp:positionV>
                <wp:extent cx="7172325" cy="781050"/>
                <wp:effectExtent l="0" t="0" r="28575" b="19050"/>
                <wp:wrapNone/>
                <wp:docPr id="4" name="矩形 4"/>
                <wp:cNvGraphicFramePr/>
                <a:graphic xmlns:a="http://schemas.openxmlformats.org/drawingml/2006/main">
                  <a:graphicData uri="http://schemas.microsoft.com/office/word/2010/wordprocessingShape">
                    <wps:wsp>
                      <wps:cNvSpPr/>
                      <wps:spPr>
                        <a:xfrm>
                          <a:off x="0" y="0"/>
                          <a:ext cx="7172325" cy="78105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0pt;margin-top:24.15pt;height:61.5pt;width:564.75pt;z-index:251660288;v-text-anchor:middle;mso-width-relative:page;mso-height-relative:page;" filled="f" stroked="t" coordsize="21600,21600" o:gfxdata="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OtBRO/YAAAACAEAAA8AAAAAAAAAAQAg&#10;AAAAIgAAAGRycy9kb3ducmV2LnhtbFBLAQIUABQAAAAIAIdO4kCSqfkPgAIAABEFAAAOAAAAAAAA&#10;AAEAIAAAACcBAABkcnMvZTJvRG9jLnhtbFBLBQYAAAAABgAGAFkBAAAZBgAAAAA=&#10;">
                <v:fill on="f" focussize="0,0"/>
                <v:stroke color="#000000 [3200]" joinstyle="round"/>
                <v:imagedata o:title=""/>
                <o:lock v:ext="edit" aspectratio="f"/>
              </v:rect>
            </w:pict>
          </mc:Fallback>
        </mc:AlternateContent>
      </w:r>
      <w:r>
        <w:rPr>
          <w:rFonts w:hint="eastAsia"/>
        </w:rPr>
        <w:t>归因报告则需在输出风险等级之前，先提示主体命中的模型外挂规则详情。例如：</w:t>
      </w:r>
    </w:p>
    <w:p>
      <w:pPr>
        <w:ind w:firstLine="480" w:firstLineChars="200"/>
        <w:rPr>
          <w:ins w:id="1012" w:author="蔡晓旭" w:date="2022-09-09T13:17:00Z"/>
        </w:rPr>
      </w:pPr>
      <w:r>
        <w:rPr>
          <w:rFonts w:hint="eastAsia"/>
        </w:rPr>
        <w:t>该主体因</w:t>
      </w:r>
      <w:ins w:id="1013" w:author="蔡晓旭" w:date="2022-09-09T09:29:00Z">
        <w:r>
          <w:rPr>
            <w:rFonts w:hint="eastAsia"/>
            <w:b/>
            <w:color w:val="FF0000"/>
            <w:rPrChange w:id="1014" w:author="蔡晓旭" w:date="2022-09-09T09:29:00Z">
              <w:rPr>
                <w:rFonts w:hint="eastAsia"/>
              </w:rPr>
            </w:rPrChange>
          </w:rPr>
          <w:t>旗下</w:t>
        </w:r>
      </w:ins>
      <w:del w:id="1015" w:author="蔡晓旭" w:date="2022-09-09T09:29:00Z">
        <w:r>
          <w:rPr>
            <w:rFonts w:hint="eastAsia"/>
          </w:rPr>
          <w:delText>发生</w:delText>
        </w:r>
      </w:del>
      <w:r>
        <w:rPr>
          <w:rFonts w:hint="eastAsia"/>
          <w:b/>
          <w:color w:val="FF0000"/>
        </w:rPr>
        <w:t>债券</w:t>
      </w:r>
      <w:ins w:id="1016" w:author="蔡晓旭" w:date="2022-09-09T09:29:00Z">
        <w:r>
          <w:rPr>
            <w:rFonts w:hint="eastAsia"/>
            <w:b/>
            <w:color w:val="FF0000"/>
          </w:rPr>
          <w:t>x</w:t>
        </w:r>
      </w:ins>
      <w:ins w:id="1017" w:author="蔡晓旭" w:date="2022-09-09T09:29:00Z">
        <w:r>
          <w:rPr>
            <w:b/>
            <w:color w:val="FF0000"/>
          </w:rPr>
          <w:t>xx</w:t>
        </w:r>
      </w:ins>
      <w:ins w:id="1018" w:author="蔡晓旭" w:date="2022-09-09T09:29:00Z">
        <w:r>
          <w:rPr>
            <w:rFonts w:hint="eastAsia"/>
            <w:b/>
            <w:color w:val="FF0000"/>
          </w:rPr>
          <w:t>发生</w:t>
        </w:r>
      </w:ins>
      <w:r>
        <w:rPr>
          <w:rFonts w:hint="eastAsia"/>
          <w:b/>
          <w:color w:val="FF0000"/>
        </w:rPr>
        <w:t>违约</w:t>
      </w:r>
      <w:r>
        <w:rPr>
          <w:rFonts w:hint="eastAsia"/>
        </w:rPr>
        <w:t>，当前处于</w:t>
      </w:r>
      <w:r>
        <w:rPr>
          <w:rFonts w:hint="eastAsia"/>
          <w:b/>
        </w:rPr>
        <w:t>风险已暴露</w:t>
      </w:r>
      <w:r>
        <w:rPr>
          <w:b/>
        </w:rPr>
        <w:t>预警等级</w:t>
      </w:r>
      <w:r>
        <w:t>。</w:t>
      </w:r>
    </w:p>
    <w:p>
      <w:pPr>
        <w:ind w:firstLine="480" w:firstLineChars="200"/>
      </w:pPr>
      <w:ins w:id="1019" w:author="蔡晓旭" w:date="2022-09-09T13:17:00Z">
        <w:r>
          <w:rPr/>
          <w:t>在各风险维度中，</w:t>
        </w:r>
      </w:ins>
      <w:ins w:id="1020" w:author="蔡晓旭" w:date="2022-09-09T13:17:00Z">
        <w:r>
          <w:rPr>
            <w:rFonts w:hint="eastAsia"/>
          </w:rPr>
          <w:t>最主要的是</w:t>
        </w:r>
      </w:ins>
      <w:ins w:id="1021" w:author="蔡晓旭" w:date="2022-09-09T13:17:00Z">
        <w:r>
          <w:rPr>
            <w:rFonts w:hint="eastAsia"/>
            <w:b/>
            <w:highlight w:val="yellow"/>
            <w:u w:val="single"/>
          </w:rPr>
          <w:t>经营</w:t>
        </w:r>
      </w:ins>
      <w:ins w:id="1022" w:author="蔡晓旭" w:date="2022-09-09T13:17:00Z">
        <w:r>
          <w:rPr>
            <w:rFonts w:hint="eastAsia"/>
          </w:rPr>
          <w:t>（4）</w:t>
        </w:r>
      </w:ins>
      <w:ins w:id="1023" w:author="蔡晓旭" w:date="2022-09-09T13:17:00Z">
        <w:r>
          <w:rPr>
            <w:rFonts w:hint="eastAsia"/>
            <w:b/>
          </w:rPr>
          <w:t>维度（贡献度占比</w:t>
        </w:r>
      </w:ins>
      <w:ins w:id="1024" w:author="蔡晓旭" w:date="2022-09-09T13:17:00Z">
        <w:r>
          <w:rPr>
            <w:b/>
            <w:highlight w:val="yellow"/>
            <w:u w:val="single"/>
          </w:rPr>
          <w:t>60%</w:t>
        </w:r>
      </w:ins>
      <w:ins w:id="1025" w:author="蔡晓旭" w:date="2022-09-09T13:17:00Z">
        <w:r>
          <w:rPr>
            <w:rFonts w:hint="eastAsia"/>
            <w:color w:val="FF0000"/>
          </w:rPr>
          <w:t>（</w:t>
        </w:r>
      </w:ins>
      <w:ins w:id="1026" w:author="蔡晓旭" w:date="2022-09-09T13:17:00Z">
        <w:r>
          <w:rPr>
            <w:color w:val="FF0000"/>
          </w:rPr>
          <w:t>5</w:t>
        </w:r>
      </w:ins>
      <w:ins w:id="1027" w:author="蔡晓旭" w:date="2022-09-09T13:17:00Z">
        <w:r>
          <w:rPr>
            <w:rFonts w:hint="eastAsia"/>
            <w:color w:val="FF0000"/>
          </w:rPr>
          <w:t>）</w:t>
        </w:r>
      </w:ins>
      <w:ins w:id="1028" w:author="蔡晓旭" w:date="2022-09-09T13:17:00Z">
        <w:r>
          <w:rPr>
            <w:b/>
          </w:rPr>
          <w:t>）</w:t>
        </w:r>
      </w:ins>
      <w:ins w:id="1029" w:author="蔡晓旭" w:date="2022-09-09T13:17:00Z">
        <w:r>
          <w:rPr/>
          <w:t>……</w:t>
        </w:r>
      </w:ins>
    </w:p>
    <w:p>
      <w:pPr>
        <w:ind w:firstLine="480" w:firstLineChars="200"/>
        <w:rPr>
          <w:del w:id="1030" w:author="蔡晓旭" w:date="2022-09-09T09:29:00Z"/>
        </w:rPr>
      </w:pPr>
      <w:del w:id="1031" w:author="蔡晓旭" w:date="2022-09-09T09:29:00Z">
        <w:r>
          <w:rPr/>
          <w:delText>在各风险维度中，</w:delText>
        </w:r>
      </w:del>
      <w:del w:id="1032" w:author="蔡晓旭" w:date="2022-09-09T09:29:00Z">
        <w:r>
          <w:rPr>
            <w:rFonts w:hint="eastAsia"/>
          </w:rPr>
          <w:delText>最主要的是</w:delText>
        </w:r>
      </w:del>
      <w:del w:id="1033" w:author="蔡晓旭" w:date="2022-09-09T09:29:00Z">
        <w:r>
          <w:rPr>
            <w:rFonts w:hint="eastAsia"/>
            <w:b/>
            <w:highlight w:val="yellow"/>
            <w:u w:val="single"/>
          </w:rPr>
          <w:delText>经营</w:delText>
        </w:r>
      </w:del>
      <w:del w:id="1034" w:author="蔡晓旭" w:date="2022-09-09T09:29:00Z">
        <w:r>
          <w:rPr>
            <w:rFonts w:hint="eastAsia"/>
          </w:rPr>
          <w:delText>（4）</w:delText>
        </w:r>
      </w:del>
      <w:del w:id="1035" w:author="蔡晓旭" w:date="2022-09-09T09:29:00Z">
        <w:r>
          <w:rPr>
            <w:rFonts w:hint="eastAsia"/>
            <w:b/>
          </w:rPr>
          <w:delText>维度（贡献度占比</w:delText>
        </w:r>
      </w:del>
      <w:del w:id="1036" w:author="蔡晓旭" w:date="2022-09-09T09:29:00Z">
        <w:r>
          <w:rPr>
            <w:b/>
            <w:highlight w:val="yellow"/>
            <w:u w:val="single"/>
          </w:rPr>
          <w:delText>60%</w:delText>
        </w:r>
      </w:del>
      <w:del w:id="1037" w:author="蔡晓旭" w:date="2022-09-09T09:29:00Z">
        <w:r>
          <w:rPr>
            <w:rFonts w:hint="eastAsia"/>
            <w:color w:val="FF0000"/>
          </w:rPr>
          <w:delText>（</w:delText>
        </w:r>
      </w:del>
      <w:del w:id="1038" w:author="蔡晓旭" w:date="2022-09-09T09:29:00Z">
        <w:r>
          <w:rPr>
            <w:color w:val="FF0000"/>
          </w:rPr>
          <w:delText>5</w:delText>
        </w:r>
      </w:del>
      <w:del w:id="1039" w:author="蔡晓旭" w:date="2022-09-09T09:29:00Z">
        <w:r>
          <w:rPr>
            <w:rFonts w:hint="eastAsia"/>
            <w:color w:val="FF0000"/>
          </w:rPr>
          <w:delText>）</w:delText>
        </w:r>
      </w:del>
      <w:del w:id="1040" w:author="蔡晓旭" w:date="2022-09-09T09:29:00Z">
        <w:r>
          <w:rPr>
            <w:b/>
          </w:rPr>
          <w:delText>）</w:delText>
        </w:r>
      </w:del>
      <w:del w:id="1041" w:author="蔡晓旭" w:date="2022-09-09T09:29:00Z">
        <w:r>
          <w:rPr/>
          <w:delText>……</w:delText>
        </w:r>
      </w:del>
    </w:p>
    <w:p>
      <w:pPr>
        <w:rPr>
          <w:ins w:id="1042" w:author="蔡晓旭" w:date="2022-09-09T13:18:00Z"/>
        </w:rPr>
      </w:pPr>
      <w:ins w:id="1043" w:author="蔡晓旭" w:date="2022-09-09T13:18:00Z">
        <w:r>
          <w:rPr>
            <w:rFonts w:hint="eastAsia"/>
          </w:rPr>
          <w:t>此外，若主体最新等级由其他等级上升至风险已暴露时，在提供归因变动的段落中也需要提示触发规则信息。对应段落话术上调整如下：</w:t>
        </w:r>
      </w:ins>
    </w:p>
    <w:p>
      <w:pPr>
        <w:ind w:firstLine="480" w:firstLineChars="200"/>
        <w:rPr>
          <w:ins w:id="1044" w:author="蔡晓旭" w:date="2022-09-09T13:18:00Z"/>
        </w:rPr>
      </w:pPr>
      <w:ins w:id="1045" w:author="蔡晓旭" w:date="2022-09-09T13:18:00Z">
        <w:r>
          <w:rPr>
            <w:rFonts w:hint="eastAsia"/>
          </w:rPr>
          <mc:AlternateContent>
            <mc:Choice Requires="wps">
              <w:drawing>
                <wp:anchor distT="0" distB="0" distL="114300" distR="114300" simplePos="0" relativeHeight="251661312" behindDoc="0" locked="0" layoutInCell="1" allowOverlap="1">
                  <wp:simplePos x="0" y="0"/>
                  <wp:positionH relativeFrom="column">
                    <wp:posOffset>0</wp:posOffset>
                  </wp:positionH>
                  <wp:positionV relativeFrom="paragraph">
                    <wp:posOffset>38735</wp:posOffset>
                  </wp:positionV>
                  <wp:extent cx="8980170" cy="802005"/>
                  <wp:effectExtent l="0" t="0" r="12065" b="17145"/>
                  <wp:wrapNone/>
                  <wp:docPr id="5" name="矩形 5"/>
                  <wp:cNvGraphicFramePr/>
                  <a:graphic xmlns:a="http://schemas.openxmlformats.org/drawingml/2006/main">
                    <a:graphicData uri="http://schemas.microsoft.com/office/word/2010/wordprocessingShape">
                      <wps:wsp>
                        <wps:cNvSpPr/>
                        <wps:spPr>
                          <a:xfrm>
                            <a:off x="0" y="0"/>
                            <a:ext cx="8980098" cy="802256"/>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0pt;margin-top:3.05pt;height:63.15pt;width:707.1pt;z-index:251661312;v-text-anchor:middle;mso-width-relative:page;mso-height-relative:page;" filled="f" stroked="t" coordsize="21600,21600" o:gfxdata="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cig4CtcAAAAHAQAADwAAAAAAAAABACAA&#10;AAAiAAAAZHJzL2Rvd25yZXYueG1sUEsBAhQAFAAAAAgAh07iQHYWXiWAAgAAEQUAAA4AAAAAAAAA&#10;AQAgAAAAJgEAAGRycy9lMm9Eb2MueG1sUEsFBgAAAAAGAAYAWQEAABgGAAAAAA==&#10;">
                  <v:fill on="f" focussize="0,0"/>
                  <v:stroke color="#000000 [3200]" joinstyle="round"/>
                  <v:imagedata o:title=""/>
                  <o:lock v:ext="edit" aspectratio="f"/>
                </v:rect>
              </w:pict>
            </mc:Fallback>
          </mc:AlternateContent>
        </w:r>
      </w:ins>
      <w:ins w:id="1047" w:author="蔡晓旭" w:date="2022-09-09T13:18:00Z">
        <w:r>
          <w:rPr>
            <w:rFonts w:hint="eastAsia"/>
          </w:rPr>
          <w:t>相较于上一次，预警等级由</w:t>
        </w:r>
      </w:ins>
      <w:ins w:id="1048" w:author="蔡晓旭" w:date="2022-09-09T13:18:00Z">
        <w:r>
          <w:rPr>
            <w:rFonts w:hint="eastAsia"/>
            <w:highlight w:val="yellow"/>
            <w:u w:val="single"/>
          </w:rPr>
          <w:t>红色</w:t>
        </w:r>
      </w:ins>
      <w:ins w:id="1049" w:author="蔡晓旭" w:date="2022-09-09T13:18:00Z">
        <w:r>
          <w:rPr>
            <w:rFonts w:hint="eastAsia"/>
          </w:rPr>
          <w:t>（</w:t>
        </w:r>
      </w:ins>
      <w:ins w:id="1050" w:author="蔡晓旭" w:date="2022-09-09T13:18:00Z">
        <w:r>
          <w:rPr/>
          <w:t>36</w:t>
        </w:r>
      </w:ins>
      <w:ins w:id="1051" w:author="蔡晓旭" w:date="2022-09-09T13:18:00Z">
        <w:r>
          <w:rPr>
            <w:rFonts w:hint="eastAsia"/>
          </w:rPr>
          <w:t>）预警</w:t>
        </w:r>
      </w:ins>
      <w:ins w:id="1052" w:author="蔡晓旭" w:date="2022-09-09T13:18:00Z">
        <w:r>
          <w:rPr>
            <w:rFonts w:hint="eastAsia"/>
            <w:highlight w:val="yellow"/>
            <w:u w:val="single"/>
          </w:rPr>
          <w:t>上升</w:t>
        </w:r>
      </w:ins>
      <w:ins w:id="1053" w:author="蔡晓旭" w:date="2022-09-09T13:18:00Z">
        <w:r>
          <w:rPr>
            <w:rFonts w:hint="eastAsia"/>
          </w:rPr>
          <w:t>（</w:t>
        </w:r>
      </w:ins>
      <w:ins w:id="1054" w:author="蔡晓旭" w:date="2022-09-09T13:18:00Z">
        <w:r>
          <w:rPr/>
          <w:t>37</w:t>
        </w:r>
      </w:ins>
      <w:ins w:id="1055" w:author="蔡晓旭" w:date="2022-09-09T13:18:00Z">
        <w:r>
          <w:rPr>
            <w:rFonts w:hint="eastAsia"/>
          </w:rPr>
          <w:t>）至</w:t>
        </w:r>
      </w:ins>
      <w:ins w:id="1056" w:author="蔡晓旭" w:date="2022-09-09T13:18:00Z">
        <w:r>
          <w:rPr>
            <w:rFonts w:hint="eastAsia"/>
            <w:highlight w:val="yellow"/>
            <w:u w:val="single"/>
          </w:rPr>
          <w:t>风险已暴露</w:t>
        </w:r>
      </w:ins>
      <w:ins w:id="1057" w:author="蔡晓旭" w:date="2022-09-09T13:18:00Z">
        <w:r>
          <w:rPr>
            <w:rFonts w:hint="eastAsia"/>
          </w:rPr>
          <w:t>（</w:t>
        </w:r>
      </w:ins>
      <w:ins w:id="1058" w:author="蔡晓旭" w:date="2022-09-09T13:18:00Z">
        <w:r>
          <w:rPr/>
          <w:t>38</w:t>
        </w:r>
      </w:ins>
      <w:ins w:id="1059" w:author="蔡晓旭" w:date="2022-09-09T13:18:00Z">
        <w:r>
          <w:rPr>
            <w:rFonts w:hint="eastAsia"/>
          </w:rPr>
          <w:t>），</w:t>
        </w:r>
      </w:ins>
      <w:ins w:id="1060" w:author="蔡晓旭" w:date="2022-09-09T13:18:00Z">
        <w:r>
          <w:rPr>
            <w:rFonts w:hint="eastAsia"/>
            <w:b/>
            <w:color w:val="FF0000"/>
            <w:rPrChange w:id="1061" w:author="蔡晓旭" w:date="2022-09-09T15:21:00Z">
              <w:rPr>
                <w:rFonts w:hint="eastAsia"/>
              </w:rPr>
            </w:rPrChange>
          </w:rPr>
          <w:t>主要由于触发</w:t>
        </w:r>
      </w:ins>
      <w:ins w:id="1062" w:author="蔡晓旭" w:date="2022-09-09T13:18:00Z">
        <w:r>
          <w:rPr>
            <w:rFonts w:hint="eastAsia"/>
            <w:b/>
            <w:color w:val="FF0000"/>
            <w:highlight w:val="none"/>
            <w:u w:val="none"/>
            <w:rPrChange w:id="1063" w:author="蔡晓旭" w:date="2022-09-09T15:21:00Z">
              <w:rPr>
                <w:rFonts w:hint="eastAsia"/>
                <w:highlight w:val="yellow"/>
                <w:u w:val="single"/>
              </w:rPr>
            </w:rPrChange>
          </w:rPr>
          <w:t>债券违约</w:t>
        </w:r>
      </w:ins>
      <w:ins w:id="1064" w:author="蔡晓旭" w:date="2022-09-09T13:18:00Z">
        <w:r>
          <w:rPr>
            <w:b/>
            <w:color w:val="FF0000"/>
            <w:rPrChange w:id="1065" w:author="蔡晓旭" w:date="2022-09-09T15:21:00Z">
              <w:rPr/>
            </w:rPrChange>
          </w:rPr>
          <w:t>恶性风险事件</w:t>
        </w:r>
      </w:ins>
      <w:ins w:id="1066" w:author="蔡晓旭" w:date="2022-09-09T13:18:00Z">
        <w:r>
          <w:rPr/>
          <w:t>，此外，xx维度由x风险上升至x风险/风险水平上升的主要维度为XX维度，xx维度中有x个指标发生恶化，具体表现为：xxxx。</w:t>
        </w:r>
      </w:ins>
    </w:p>
    <w:p>
      <w:ins w:id="1067" w:author="蔡晓旭" w:date="2022-09-09T09:33:00Z">
        <w:r>
          <w:rPr>
            <w:rFonts w:hint="eastAsia"/>
          </w:rPr>
          <w:t>各</w:t>
        </w:r>
      </w:ins>
      <w:r>
        <w:rPr>
          <w:rFonts w:hint="eastAsia"/>
        </w:rPr>
        <w:t>预警等级外挂规则以及对应风险简报、风险报告红字部分的</w:t>
      </w:r>
      <w:ins w:id="1068" w:author="蔡晓旭" w:date="2022-09-09T09:33:00Z">
        <w:r>
          <w:rPr>
            <w:rFonts w:hint="eastAsia"/>
          </w:rPr>
          <w:t>话术</w:t>
        </w:r>
      </w:ins>
      <w:del w:id="1069" w:author="蔡晓旭" w:date="2022-09-09T09:33:00Z">
        <w:r>
          <w:rPr>
            <w:rFonts w:hint="eastAsia"/>
          </w:rPr>
          <w:delText>描述</w:delText>
        </w:r>
      </w:del>
      <w:r>
        <w:rPr>
          <w:rFonts w:hint="eastAsia"/>
        </w:rPr>
        <w:t>参考如下：</w:t>
      </w:r>
    </w:p>
    <w:tbl>
      <w:tblPr>
        <w:tblStyle w:val="13"/>
        <w:tblW w:w="129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Change w:id="1070" w:author="蔡晓旭" w:date="2022-09-09T13:19:00Z">
          <w:tblPr>
            <w:tblStyle w:val="13"/>
            <w:tblW w:w="165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PrChange>
      </w:tblPr>
      <w:tblGrid>
        <w:gridCol w:w="1320"/>
        <w:gridCol w:w="1220"/>
        <w:gridCol w:w="3100"/>
        <w:gridCol w:w="3640"/>
        <w:gridCol w:w="3640"/>
        <w:tblGridChange w:id="1071">
          <w:tblGrid>
            <w:gridCol w:w="1320"/>
            <w:gridCol w:w="1220"/>
            <w:gridCol w:w="3100"/>
            <w:gridCol w:w="3640"/>
            <w:gridCol w:w="3640"/>
          </w:tblGrid>
        </w:tblGridChange>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072" w:author="蔡晓旭" w:date="2022-09-09T13:19: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285" w:hRule="atLeast"/>
          <w:trPrChange w:id="1072" w:author="蔡晓旭" w:date="2022-09-09T13:19:00Z">
            <w:trPr>
              <w:trHeight w:val="285" w:hRule="atLeast"/>
            </w:trPr>
          </w:trPrChange>
        </w:trPr>
        <w:tc>
          <w:tcPr>
            <w:tcW w:w="1320" w:type="dxa"/>
            <w:noWrap/>
            <w:vAlign w:val="center"/>
            <w:tcPrChange w:id="1073" w:author="蔡晓旭" w:date="2022-09-09T13:19:00Z">
              <w:tcPr>
                <w:tcW w:w="1320" w:type="dxa"/>
                <w:noWrap/>
                <w:vAlign w:val="center"/>
              </w:tcPr>
            </w:tcPrChange>
          </w:tcPr>
          <w:p>
            <w:pPr>
              <w:widowControl/>
              <w:spacing w:line="240" w:lineRule="auto"/>
              <w:rPr>
                <w:rFonts w:ascii="等线" w:hAnsi="等线" w:eastAsia="等线" w:cs="宋体"/>
                <w:b/>
                <w:color w:val="000000"/>
                <w:kern w:val="0"/>
                <w:sz w:val="22"/>
              </w:rPr>
            </w:pPr>
            <w:r>
              <w:rPr>
                <w:rFonts w:hint="eastAsia" w:ascii="等线" w:hAnsi="等线" w:eastAsia="等线" w:cs="宋体"/>
                <w:b/>
                <w:color w:val="000000"/>
                <w:kern w:val="0"/>
                <w:sz w:val="22"/>
              </w:rPr>
              <w:t>预警等级</w:t>
            </w:r>
          </w:p>
        </w:tc>
        <w:tc>
          <w:tcPr>
            <w:tcW w:w="1220" w:type="dxa"/>
            <w:noWrap/>
            <w:vAlign w:val="center"/>
            <w:tcPrChange w:id="1074" w:author="蔡晓旭" w:date="2022-09-09T13:19:00Z">
              <w:tcPr>
                <w:tcW w:w="1220" w:type="dxa"/>
                <w:noWrap/>
                <w:vAlign w:val="center"/>
              </w:tcPr>
            </w:tcPrChange>
          </w:tcPr>
          <w:p>
            <w:pPr>
              <w:widowControl/>
              <w:spacing w:line="240" w:lineRule="auto"/>
              <w:rPr>
                <w:rFonts w:ascii="等线" w:hAnsi="等线" w:eastAsia="等线" w:cs="宋体"/>
                <w:b/>
                <w:color w:val="000000"/>
                <w:kern w:val="0"/>
                <w:sz w:val="22"/>
              </w:rPr>
            </w:pPr>
            <w:r>
              <w:rPr>
                <w:rFonts w:hint="eastAsia" w:ascii="等线" w:hAnsi="等线" w:eastAsia="等线" w:cs="宋体"/>
                <w:b/>
                <w:color w:val="000000"/>
                <w:kern w:val="0"/>
                <w:sz w:val="22"/>
              </w:rPr>
              <w:t>规则</w:t>
            </w:r>
          </w:p>
        </w:tc>
        <w:tc>
          <w:tcPr>
            <w:tcW w:w="3100" w:type="dxa"/>
            <w:vAlign w:val="center"/>
            <w:tcPrChange w:id="1075" w:author="蔡晓旭" w:date="2022-09-09T13:19:00Z">
              <w:tcPr>
                <w:tcW w:w="3100" w:type="dxa"/>
                <w:vAlign w:val="center"/>
              </w:tcPr>
            </w:tcPrChange>
          </w:tcPr>
          <w:p>
            <w:pPr>
              <w:widowControl/>
              <w:spacing w:line="240" w:lineRule="auto"/>
              <w:rPr>
                <w:rFonts w:ascii="等线" w:hAnsi="等线" w:eastAsia="等线" w:cs="宋体"/>
                <w:b/>
                <w:color w:val="000000"/>
                <w:kern w:val="0"/>
                <w:sz w:val="22"/>
              </w:rPr>
            </w:pPr>
            <w:r>
              <w:rPr>
                <w:rFonts w:hint="eastAsia" w:ascii="等线" w:hAnsi="等线" w:eastAsia="等线" w:cs="宋体"/>
                <w:b/>
                <w:color w:val="000000"/>
                <w:kern w:val="0"/>
                <w:sz w:val="22"/>
              </w:rPr>
              <w:t>简报</w:t>
            </w:r>
          </w:p>
        </w:tc>
        <w:tc>
          <w:tcPr>
            <w:tcW w:w="3640" w:type="dxa"/>
            <w:noWrap/>
            <w:vAlign w:val="center"/>
            <w:tcPrChange w:id="1076" w:author="蔡晓旭" w:date="2022-09-09T13:19:00Z">
              <w:tcPr>
                <w:tcW w:w="3640" w:type="dxa"/>
                <w:noWrap/>
                <w:vAlign w:val="center"/>
              </w:tcPr>
            </w:tcPrChange>
          </w:tcPr>
          <w:p>
            <w:pPr>
              <w:widowControl/>
              <w:spacing w:line="240" w:lineRule="auto"/>
              <w:rPr>
                <w:rFonts w:ascii="等线" w:hAnsi="等线" w:eastAsia="等线" w:cs="宋体"/>
                <w:b/>
                <w:color w:val="000000"/>
                <w:kern w:val="0"/>
                <w:sz w:val="22"/>
              </w:rPr>
            </w:pPr>
            <w:r>
              <w:rPr>
                <w:rFonts w:hint="eastAsia" w:ascii="等线" w:hAnsi="等线" w:eastAsia="等线" w:cs="宋体"/>
                <w:b/>
                <w:color w:val="000000"/>
                <w:kern w:val="0"/>
                <w:sz w:val="22"/>
              </w:rPr>
              <w:t>报告</w:t>
            </w:r>
            <w:ins w:id="1077" w:author="蔡晓旭" w:date="2022-07-29T11:04:00Z">
              <w:r>
                <w:rPr>
                  <w:rFonts w:hint="eastAsia" w:ascii="等线" w:hAnsi="等线" w:eastAsia="等线" w:cs="宋体"/>
                  <w:b/>
                  <w:color w:val="000000"/>
                  <w:kern w:val="0"/>
                  <w:sz w:val="22"/>
                </w:rPr>
                <w:t>-</w:t>
              </w:r>
            </w:ins>
            <w:ins w:id="1078" w:author="蔡晓旭" w:date="2022-07-29T11:05:00Z">
              <w:r>
                <w:rPr>
                  <w:rFonts w:hint="eastAsia" w:ascii="等线" w:hAnsi="等线" w:eastAsia="等线" w:cs="宋体"/>
                  <w:b/>
                  <w:color w:val="000000"/>
                  <w:kern w:val="0"/>
                  <w:sz w:val="22"/>
                </w:rPr>
                <w:t>首段</w:t>
              </w:r>
            </w:ins>
          </w:p>
        </w:tc>
        <w:tc>
          <w:tcPr>
            <w:tcW w:w="3640" w:type="dxa"/>
            <w:tcPrChange w:id="1079" w:author="蔡晓旭" w:date="2022-09-09T13:19:00Z">
              <w:tcPr>
                <w:tcW w:w="3640" w:type="dxa"/>
              </w:tcPr>
            </w:tcPrChange>
          </w:tcPr>
          <w:p>
            <w:pPr>
              <w:widowControl/>
              <w:spacing w:line="240" w:lineRule="auto"/>
              <w:rPr>
                <w:ins w:id="1080" w:author="蔡晓旭" w:date="2022-09-09T13:18:00Z"/>
                <w:rFonts w:ascii="等线" w:hAnsi="等线" w:eastAsia="等线" w:cs="宋体"/>
                <w:b/>
                <w:color w:val="000000"/>
                <w:kern w:val="0"/>
                <w:sz w:val="22"/>
              </w:rPr>
            </w:pPr>
            <w:ins w:id="1081" w:author="蔡晓旭" w:date="2022-09-09T13:18:00Z">
              <w:r>
                <w:rPr>
                  <w:rFonts w:hint="eastAsia" w:ascii="等线" w:hAnsi="等线" w:eastAsia="等线" w:cs="宋体"/>
                  <w:b/>
                  <w:color w:val="000000"/>
                  <w:kern w:val="0"/>
                  <w:sz w:val="22"/>
                </w:rPr>
                <w:t>报告-等级变动</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Change w:id="1082" w:author="蔡晓旭" w:date="2022-09-09T13:19: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blPrExChange>
        </w:tblPrEx>
        <w:trPr>
          <w:trHeight w:val="1140" w:hRule="atLeast"/>
          <w:trPrChange w:id="1082" w:author="蔡晓旭" w:date="2022-09-09T13:19:00Z">
            <w:trPr>
              <w:trHeight w:val="1140" w:hRule="atLeast"/>
            </w:trPr>
          </w:trPrChange>
        </w:trPr>
        <w:tc>
          <w:tcPr>
            <w:tcW w:w="1320" w:type="dxa"/>
            <w:noWrap/>
            <w:vAlign w:val="center"/>
            <w:tcPrChange w:id="1083" w:author="蔡晓旭" w:date="2022-09-09T13:19:00Z">
              <w:tcPr>
                <w:tcW w:w="1320" w:type="dxa"/>
                <w:noWrap/>
                <w:vAlign w:val="center"/>
              </w:tcPr>
            </w:tcPrChange>
          </w:tcPr>
          <w:p>
            <w:pPr>
              <w:widowControl/>
              <w:spacing w:line="240" w:lineRule="auto"/>
              <w:rPr>
                <w:rFonts w:ascii="等线" w:hAnsi="等线" w:eastAsia="等线" w:cs="宋体"/>
                <w:color w:val="000000"/>
                <w:kern w:val="0"/>
                <w:sz w:val="22"/>
              </w:rPr>
            </w:pPr>
            <w:r>
              <w:rPr>
                <w:rFonts w:hint="eastAsia" w:ascii="等线" w:hAnsi="等线" w:eastAsia="等线" w:cs="宋体"/>
                <w:color w:val="000000"/>
                <w:kern w:val="0"/>
                <w:sz w:val="22"/>
              </w:rPr>
              <w:t>风险已暴露</w:t>
            </w:r>
          </w:p>
        </w:tc>
        <w:tc>
          <w:tcPr>
            <w:tcW w:w="1220" w:type="dxa"/>
            <w:noWrap/>
            <w:vAlign w:val="center"/>
            <w:tcPrChange w:id="1084" w:author="蔡晓旭" w:date="2022-09-09T13:19:00Z">
              <w:tcPr>
                <w:tcW w:w="1220" w:type="dxa"/>
                <w:noWrap/>
                <w:vAlign w:val="center"/>
              </w:tcPr>
            </w:tcPrChange>
          </w:tcPr>
          <w:p>
            <w:pPr>
              <w:widowControl/>
              <w:spacing w:line="240" w:lineRule="auto"/>
              <w:rPr>
                <w:rFonts w:ascii="等线" w:hAnsi="等线" w:eastAsia="等线" w:cs="宋体"/>
                <w:color w:val="000000"/>
                <w:kern w:val="0"/>
                <w:sz w:val="22"/>
              </w:rPr>
            </w:pPr>
            <w:r>
              <w:rPr>
                <w:rFonts w:hint="eastAsia" w:ascii="等线" w:hAnsi="等线" w:eastAsia="等线" w:cs="宋体"/>
                <w:color w:val="000000"/>
                <w:kern w:val="0"/>
                <w:sz w:val="22"/>
              </w:rPr>
              <w:t>债券违约</w:t>
            </w:r>
          </w:p>
        </w:tc>
        <w:tc>
          <w:tcPr>
            <w:tcW w:w="3100" w:type="dxa"/>
            <w:vAlign w:val="center"/>
            <w:tcPrChange w:id="1085" w:author="蔡晓旭" w:date="2022-09-09T13:19:00Z">
              <w:tcPr>
                <w:tcW w:w="3100" w:type="dxa"/>
                <w:vAlign w:val="center"/>
              </w:tcPr>
            </w:tcPrChange>
          </w:tcPr>
          <w:p>
            <w:pPr>
              <w:widowControl/>
              <w:spacing w:line="240" w:lineRule="auto"/>
              <w:rPr>
                <w:rFonts w:ascii="等线" w:hAnsi="等线" w:eastAsia="等线" w:cs="宋体"/>
                <w:color w:val="000000"/>
                <w:kern w:val="0"/>
                <w:sz w:val="22"/>
              </w:rPr>
            </w:pPr>
            <w:r>
              <w:rPr>
                <w:rFonts w:hint="eastAsia" w:ascii="等线" w:hAnsi="等线" w:eastAsia="等线" w:cs="宋体"/>
                <w:color w:val="000000"/>
                <w:kern w:val="0"/>
                <w:sz w:val="22"/>
              </w:rPr>
              <w:t xml:space="preserve"> XXXX年XX月XX日（此处填写违约日期），主体旗下债券XXXX（填写实际发生违约的债券简称）发生违约。</w:t>
            </w:r>
          </w:p>
        </w:tc>
        <w:tc>
          <w:tcPr>
            <w:tcW w:w="3640" w:type="dxa"/>
            <w:vAlign w:val="center"/>
            <w:tcPrChange w:id="1086" w:author="蔡晓旭" w:date="2022-09-09T13:19:00Z">
              <w:tcPr>
                <w:tcW w:w="3640" w:type="dxa"/>
                <w:vAlign w:val="center"/>
              </w:tcPr>
            </w:tcPrChange>
          </w:tcPr>
          <w:p>
            <w:pPr>
              <w:widowControl/>
              <w:spacing w:line="240" w:lineRule="auto"/>
              <w:rPr>
                <w:rFonts w:ascii="等线" w:hAnsi="等线" w:eastAsia="等线" w:cs="宋体"/>
                <w:color w:val="000000"/>
                <w:kern w:val="0"/>
                <w:sz w:val="22"/>
              </w:rPr>
            </w:pPr>
            <w:ins w:id="1087" w:author="蔡晓旭" w:date="2022-09-09T09:29:00Z">
              <w:r>
                <w:rPr>
                  <w:rFonts w:hint="eastAsia" w:ascii="等线" w:hAnsi="等线" w:eastAsia="等线" w:cs="宋体"/>
                  <w:color w:val="000000"/>
                  <w:kern w:val="0"/>
                  <w:sz w:val="22"/>
                </w:rPr>
                <w:t>旗下债券x</w:t>
              </w:r>
            </w:ins>
            <w:ins w:id="1088" w:author="蔡晓旭" w:date="2022-09-09T09:29:00Z">
              <w:r>
                <w:rPr>
                  <w:rFonts w:ascii="等线" w:hAnsi="等线" w:eastAsia="等线" w:cs="宋体"/>
                  <w:color w:val="000000"/>
                  <w:kern w:val="0"/>
                  <w:sz w:val="22"/>
                </w:rPr>
                <w:t>xx</w:t>
              </w:r>
            </w:ins>
            <w:ins w:id="1089" w:author="蔡晓旭" w:date="2022-09-09T09:29:00Z">
              <w:r>
                <w:rPr>
                  <w:rFonts w:hint="eastAsia" w:ascii="等线" w:hAnsi="等线" w:eastAsia="等线" w:cs="宋体"/>
                  <w:color w:val="000000"/>
                  <w:kern w:val="0"/>
                  <w:sz w:val="22"/>
                </w:rPr>
                <w:t>发生违约</w:t>
              </w:r>
            </w:ins>
            <w:del w:id="1090" w:author="蔡晓旭" w:date="2022-09-09T09:29:00Z">
              <w:r>
                <w:rPr>
                  <w:rFonts w:hint="eastAsia" w:ascii="等线" w:hAnsi="等线" w:eastAsia="等线" w:cs="宋体"/>
                  <w:color w:val="000000"/>
                  <w:kern w:val="0"/>
                  <w:sz w:val="22"/>
                </w:rPr>
                <w:delText>该主体因发生债券违约，当前处于风险已暴露预警等级。</w:delText>
              </w:r>
            </w:del>
          </w:p>
        </w:tc>
        <w:tc>
          <w:tcPr>
            <w:tcW w:w="3640" w:type="dxa"/>
            <w:vAlign w:val="center"/>
            <w:tcPrChange w:id="1091" w:author="蔡晓旭" w:date="2022-09-09T13:19:00Z">
              <w:tcPr>
                <w:tcW w:w="3640" w:type="dxa"/>
                <w:vAlign w:val="center"/>
              </w:tcPr>
            </w:tcPrChange>
          </w:tcPr>
          <w:p>
            <w:pPr>
              <w:widowControl/>
              <w:spacing w:line="240" w:lineRule="auto"/>
              <w:rPr>
                <w:ins w:id="1092" w:author="蔡晓旭" w:date="2022-09-09T13:18:00Z"/>
                <w:rFonts w:ascii="等线" w:hAnsi="等线" w:eastAsia="等线" w:cs="宋体"/>
                <w:color w:val="000000"/>
                <w:kern w:val="0"/>
                <w:sz w:val="22"/>
              </w:rPr>
            </w:pPr>
            <w:ins w:id="1093" w:author="蔡晓旭" w:date="2022-09-09T13:18:00Z">
              <w:r>
                <w:rPr>
                  <w:rFonts w:hint="eastAsia" w:ascii="等线" w:hAnsi="等线" w:eastAsia="等线" w:cs="宋体"/>
                  <w:color w:val="000000"/>
                  <w:kern w:val="0"/>
                  <w:sz w:val="22"/>
                </w:rPr>
                <w:t>主要由于触发债券违约</w:t>
              </w:r>
            </w:ins>
            <w:ins w:id="1094" w:author="蔡晓旭" w:date="2022-09-09T13:18:00Z">
              <w:r>
                <w:rPr>
                  <w:rFonts w:ascii="等线" w:hAnsi="等线" w:eastAsia="等线" w:cs="宋体"/>
                  <w:color w:val="000000"/>
                  <w:kern w:val="0"/>
                  <w:sz w:val="22"/>
                </w:rPr>
                <w:t>恶性风险事件</w:t>
              </w:r>
            </w:ins>
          </w:p>
        </w:tc>
      </w:tr>
    </w:tbl>
    <w:p>
      <w:pPr>
        <w:numPr>
          <w:ilvl w:val="0"/>
          <w:numId w:val="7"/>
        </w:numPr>
        <w:ind w:left="420" w:hanging="420" w:firstLineChars="0"/>
        <w:rPr>
          <w:del w:id="1096" w:author="蔡晓旭" w:date="2022-08-02T15:00:00Z"/>
          <w:color w:val="FF0000"/>
        </w:rPr>
        <w:pPrChange w:id="1095" w:author="蔡晓旭" w:date="2022-08-02T15:00:00Z">
          <w:pPr>
            <w:pStyle w:val="23"/>
            <w:numPr>
              <w:ilvl w:val="0"/>
              <w:numId w:val="7"/>
            </w:numPr>
            <w:ind w:left="420" w:hanging="420" w:firstLineChars="0"/>
          </w:pPr>
        </w:pPrChange>
      </w:pPr>
      <w:r>
        <w:rPr>
          <w:rFonts w:hint="eastAsia"/>
          <w:color w:val="FF0000"/>
        </w:rPr>
        <w:t>*注：外挂规则清单待客户需求明确，可能会增加其他规则，届时会提供对应信息。</w:t>
      </w:r>
    </w:p>
    <w:p>
      <w:pPr>
        <w:rPr>
          <w:ins w:id="1097" w:author="蔡晓旭" w:date="2022-09-26T17:39:00Z"/>
          <w:color w:val="FF0000"/>
        </w:rPr>
      </w:pPr>
    </w:p>
    <w:p>
      <w:pPr>
        <w:pStyle w:val="4"/>
        <w:ind w:right="240"/>
        <w:rPr>
          <w:ins w:id="1099" w:author="蔡晓旭" w:date="2022-09-26T17:40:00Z"/>
          <w:b/>
          <w:color w:val="FF0000"/>
          <w:rPrChange w:id="1100" w:author="蔡晓旭" w:date="2022-09-26T17:40:00Z">
            <w:rPr>
              <w:ins w:id="1101" w:author="蔡晓旭" w:date="2022-09-26T17:40:00Z"/>
              <w:color w:val="FF0000"/>
            </w:rPr>
          </w:rPrChange>
        </w:rPr>
        <w:pPrChange w:id="1098" w:author="蔡晓旭" w:date="2022-09-26T17:40:00Z">
          <w:pPr/>
        </w:pPrChange>
      </w:pPr>
      <w:ins w:id="1102" w:author="蔡晓旭" w:date="2022-09-26T17:39:00Z">
        <w:r>
          <w:rPr>
            <w:rFonts w:hint="eastAsia"/>
            <w:b/>
            <w:color w:val="FF0000"/>
            <w:rPrChange w:id="1103" w:author="蔡晓旭" w:date="2022-09-26T17:40:00Z">
              <w:rPr>
                <w:rFonts w:hint="eastAsia"/>
                <w:color w:val="FF0000"/>
              </w:rPr>
            </w:rPrChange>
          </w:rPr>
          <w:t>特殊情况</w:t>
        </w:r>
      </w:ins>
      <w:ins w:id="1104" w:author="蔡晓旭" w:date="2022-09-26T17:39:00Z">
        <w:r>
          <w:rPr>
            <w:rFonts w:hint="eastAsia"/>
            <w:b/>
            <w:color w:val="FF0000"/>
            <w:rPrChange w:id="1105" w:author="蔡晓旭" w:date="2022-09-26T17:40:00Z">
              <w:rPr>
                <w:rFonts w:hint="eastAsia"/>
                <w:color w:val="FF0000"/>
              </w:rPr>
            </w:rPrChange>
          </w:rPr>
          <w:t>2</w:t>
        </w:r>
      </w:ins>
      <w:ins w:id="1106" w:author="蔡晓旭" w:date="2022-09-26T17:39:00Z">
        <w:r>
          <w:rPr>
            <w:rFonts w:hint="eastAsia"/>
            <w:b/>
            <w:color w:val="FF0000"/>
            <w:rPrChange w:id="1107" w:author="蔡晓旭" w:date="2022-09-26T17:40:00Z">
              <w:rPr>
                <w:rFonts w:hint="eastAsia"/>
                <w:color w:val="FF0000"/>
              </w:rPr>
            </w:rPrChange>
          </w:rPr>
          <w:t>：</w:t>
        </w:r>
      </w:ins>
      <w:ins w:id="1108" w:author="蔡晓旭" w:date="2022-09-26T17:39:00Z">
        <w:r>
          <w:rPr>
            <w:rFonts w:hint="eastAsia"/>
            <w:b/>
            <w:color w:val="FF0000"/>
            <w:rPrChange w:id="1109" w:author="蔡晓旭" w:date="2022-09-26T17:40:00Z">
              <w:rPr>
                <w:rFonts w:hint="eastAsia"/>
                <w:color w:val="FF0000"/>
              </w:rPr>
            </w:rPrChange>
          </w:rPr>
          <w:t>主体最新时点下综合预警模型</w:t>
        </w:r>
      </w:ins>
      <w:ins w:id="1110" w:author="蔡晓旭" w:date="2022-09-26T17:41:00Z">
        <w:r>
          <w:rPr>
            <w:rFonts w:hint="eastAsia"/>
            <w:b/>
          </w:rPr>
          <w:t>结果</w:t>
        </w:r>
      </w:ins>
      <w:ins w:id="1111" w:author="蔡晓旭" w:date="2022-09-26T17:39:00Z">
        <w:r>
          <w:rPr>
            <w:rFonts w:hint="eastAsia"/>
            <w:b/>
            <w:color w:val="FF0000"/>
            <w:rPrChange w:id="1112" w:author="蔡晓旭" w:date="2022-09-26T17:40:00Z">
              <w:rPr>
                <w:rFonts w:hint="eastAsia"/>
                <w:color w:val="FF0000"/>
              </w:rPr>
            </w:rPrChange>
          </w:rPr>
          <w:t>来自于无监督子模型</w:t>
        </w:r>
      </w:ins>
    </w:p>
    <w:p>
      <w:pPr>
        <w:ind w:firstLine="480" w:firstLineChars="200"/>
        <w:rPr>
          <w:ins w:id="1114" w:author="蔡晓旭" w:date="2022-09-26T18:05:00Z"/>
        </w:rPr>
        <w:pPrChange w:id="1113" w:author="蔡晓旭" w:date="2022-09-26T18:04:00Z">
          <w:pPr/>
        </w:pPrChange>
      </w:pPr>
      <w:ins w:id="1115" w:author="蔡晓旭" w:date="2022-09-26T18:04:00Z">
        <w:r>
          <w:rPr>
            <w:rFonts w:hint="eastAsia"/>
          </w:rPr>
          <w:t>数据表现</w:t>
        </w:r>
      </w:ins>
      <w:ins w:id="1116" w:author="蔡晓旭" w:date="2022-09-26T18:40:00Z">
        <w:r>
          <w:rPr>
            <w:rFonts w:hint="eastAsia"/>
          </w:rPr>
          <w:t>为</w:t>
        </w:r>
      </w:ins>
      <w:ins w:id="1117" w:author="蔡晓旭" w:date="2022-09-26T18:04:00Z">
        <w:r>
          <w:rPr>
            <w:rFonts w:hint="eastAsia"/>
          </w:rPr>
          <w:t>：</w:t>
        </w:r>
      </w:ins>
      <w:ins w:id="1118" w:author="蔡晓旭" w:date="2022-09-26T17:39:00Z">
        <w:r>
          <w:rPr>
            <w:rFonts w:hint="eastAsia"/>
            <w:color w:val="auto"/>
            <w:rPrChange w:id="1119" w:author="蔡晓旭" w:date="2022-09-26T17:41:00Z">
              <w:rPr>
                <w:rFonts w:hint="eastAsia"/>
                <w:color w:val="FF0000"/>
              </w:rPr>
            </w:rPrChange>
          </w:rPr>
          <w:t>【特征贡献度表</w:t>
        </w:r>
      </w:ins>
      <w:ins w:id="1120" w:author="蔡晓旭" w:date="2022-09-26T17:39:00Z">
        <w:r>
          <w:rPr>
            <w:color w:val="auto"/>
            <w:rPrChange w:id="1121" w:author="蔡晓旭" w:date="2022-09-26T17:41:00Z">
              <w:rPr>
                <w:color w:val="FF0000"/>
              </w:rPr>
            </w:rPrChange>
          </w:rPr>
          <w:t>-</w:t>
        </w:r>
      </w:ins>
      <w:ins w:id="1122" w:author="蔡晓旭" w:date="2022-09-26T17:39:00Z">
        <w:r>
          <w:rPr/>
          <w:t>综合预警模型】表中该主体该时点下</w:t>
        </w:r>
      </w:ins>
      <w:ins w:id="1123" w:author="蔡晓旭" w:date="2022-09-26T18:40:00Z">
        <w:r>
          <w:rPr>
            <w:rFonts w:hint="eastAsia"/>
          </w:rPr>
          <w:t>存在</w:t>
        </w:r>
      </w:ins>
      <w:ins w:id="1124" w:author="蔡晓旭" w:date="2022-09-26T17:39:00Z">
        <w:r>
          <w:rPr>
            <w:color w:val="auto"/>
            <w:rPrChange w:id="1125" w:author="蔡晓旭" w:date="2022-09-26T17:41:00Z">
              <w:rPr>
                <w:color w:val="FF0000"/>
              </w:rPr>
            </w:rPrChange>
          </w:rPr>
          <w:t>名称为</w:t>
        </w:r>
      </w:ins>
      <w:ins w:id="1126" w:author="蔡晓旭" w:date="2022-09-26T17:39:00Z">
        <w:r>
          <w:rPr>
            <w:color w:val="auto"/>
            <w:rPrChange w:id="1127" w:author="蔡晓旭" w:date="2022-09-26T17:41:00Z">
              <w:rPr>
                <w:color w:val="FF0000"/>
              </w:rPr>
            </w:rPrChange>
          </w:rPr>
          <w:t>creditrisk_highfreq_unsupervised</w:t>
        </w:r>
      </w:ins>
      <w:ins w:id="1128" w:author="蔡晓旭" w:date="2022-09-26T18:40:00Z">
        <w:r>
          <w:rPr>
            <w:rFonts w:hint="eastAsia"/>
          </w:rPr>
          <w:t>的</w:t>
        </w:r>
      </w:ins>
      <w:ins w:id="1129" w:author="蔡晓旭" w:date="2022-09-26T18:41:00Z">
        <w:r>
          <w:rPr>
            <w:rFonts w:hint="eastAsia"/>
          </w:rPr>
          <w:t>特征</w:t>
        </w:r>
      </w:ins>
      <w:ins w:id="1130" w:author="蔡晓旭" w:date="2022-09-26T18:05:00Z">
        <w:r>
          <w:rPr>
            <w:rFonts w:hint="eastAsia"/>
          </w:rPr>
          <w:t>。</w:t>
        </w:r>
      </w:ins>
    </w:p>
    <w:p>
      <w:pPr>
        <w:pStyle w:val="23"/>
        <w:numPr>
          <w:ilvl w:val="0"/>
          <w:numId w:val="8"/>
        </w:numPr>
        <w:ind w:firstLineChars="0"/>
        <w:rPr>
          <w:ins w:id="1132" w:author="蔡晓旭" w:date="2022-09-26T17:39:00Z"/>
          <w:rFonts w:hint="eastAsia"/>
          <w:b/>
          <w:color w:val="FF0000"/>
          <w:rPrChange w:id="1133" w:author="蔡晓旭" w:date="2022-09-26T18:39:00Z">
            <w:rPr>
              <w:ins w:id="1134" w:author="蔡晓旭" w:date="2022-09-26T17:39:00Z"/>
              <w:color w:val="FF0000"/>
            </w:rPr>
          </w:rPrChange>
        </w:rPr>
        <w:pPrChange w:id="1131" w:author="蔡晓旭" w:date="2022-09-26T18:38:00Z">
          <w:pPr/>
        </w:pPrChange>
      </w:pPr>
      <w:ins w:id="1135" w:author="蔡晓旭" w:date="2022-09-26T18:05:00Z">
        <w:r>
          <w:rPr>
            <w:rFonts w:hint="eastAsia"/>
            <w:b/>
            <w:rPrChange w:id="1136" w:author="蔡晓旭" w:date="2022-09-26T18:39:00Z">
              <w:rPr>
                <w:rFonts w:hint="eastAsia"/>
              </w:rPr>
            </w:rPrChange>
          </w:rPr>
          <w:t>归因简报</w:t>
        </w:r>
      </w:ins>
      <w:ins w:id="1137" w:author="蔡晓旭" w:date="2022-09-26T17:39:00Z">
        <w:r>
          <w:rPr>
            <w:b/>
            <w:color w:val="FF0000"/>
            <w:rPrChange w:id="1138" w:author="蔡晓旭" w:date="2022-09-26T18:39:00Z">
              <w:rPr>
                <w:color w:val="FF0000"/>
              </w:rPr>
            </w:rPrChange>
          </w:rPr>
          <w:t>展</w:t>
        </w:r>
      </w:ins>
      <w:ins w:id="1139" w:author="蔡晓旭" w:date="2022-09-26T17:39:00Z">
        <w:r>
          <w:rPr>
            <w:b/>
            <w:rPrChange w:id="1140" w:author="蔡晓旭" w:date="2022-09-26T18:39:00Z">
              <w:rPr/>
            </w:rPrChange>
          </w:rPr>
          <w:t>示内容话术</w:t>
        </w:r>
      </w:ins>
    </w:p>
    <w:p>
      <w:pPr>
        <w:ind w:firstLine="480" w:firstLineChars="200"/>
        <w:rPr>
          <w:ins w:id="1142" w:author="蔡晓旭" w:date="2022-09-27T09:58:00Z"/>
        </w:rPr>
        <w:pPrChange w:id="1141" w:author="蔡晓旭" w:date="2022-09-26T18:05:00Z">
          <w:pPr/>
        </w:pPrChange>
      </w:pPr>
      <w:ins w:id="1143" w:author="蔡晓旭" w:date="2022-09-26T18:38:00Z">
        <w:r>
          <w:rPr>
            <w:rFonts w:hint="eastAsia"/>
          </w:rPr>
          <w:t>展示内容调整</w:t>
        </w:r>
      </w:ins>
      <w:ins w:id="1144" w:author="蔡晓旭" w:date="2022-09-26T18:39:00Z">
        <w:r>
          <w:rPr>
            <w:rFonts w:hint="eastAsia"/>
          </w:rPr>
          <w:t>为</w:t>
        </w:r>
      </w:ins>
      <w:ins w:id="1145" w:author="蔡晓旭" w:date="2022-09-26T18:38:00Z">
        <w:r>
          <w:rPr>
            <w:rFonts w:hint="eastAsia"/>
          </w:rPr>
          <w:t>：</w:t>
        </w:r>
      </w:ins>
    </w:p>
    <w:p>
      <w:pPr>
        <w:ind w:firstLine="480" w:firstLineChars="200"/>
        <w:rPr>
          <w:ins w:id="1147" w:author="蔡晓旭" w:date="2022-09-27T09:58:00Z"/>
        </w:rPr>
        <w:pPrChange w:id="1146" w:author="蔡晓旭" w:date="2022-09-26T18:05:00Z">
          <w:pPr/>
        </w:pPrChange>
      </w:pPr>
    </w:p>
    <w:p>
      <w:pPr>
        <w:ind w:firstLine="480" w:firstLineChars="200"/>
        <w:rPr>
          <w:ins w:id="1149" w:author="蔡晓旭" w:date="2022-09-26T18:38:00Z"/>
          <w:rFonts w:hint="eastAsia"/>
        </w:rPr>
        <w:pPrChange w:id="1148" w:author="蔡晓旭" w:date="2022-09-26T18:05:00Z">
          <w:pPr/>
        </w:pPrChange>
      </w:pPr>
    </w:p>
    <w:p>
      <w:pPr>
        <w:ind w:firstLine="442" w:firstLineChars="200"/>
        <w:rPr>
          <w:ins w:id="1151" w:author="蔡晓旭" w:date="2022-09-26T18:38:00Z"/>
        </w:rPr>
        <w:pPrChange w:id="1150" w:author="蔡晓旭" w:date="2022-09-26T18:38:00Z">
          <w:pPr/>
        </w:pPrChange>
      </w:pPr>
      <w:ins w:id="1152" w:author="蔡晓旭" w:date="2022-09-26T18:39:00Z">
        <w:r>
          <w:rPr>
            <w:rFonts w:hint="eastAsia"/>
            <w:b/>
            <w:sz w:val="22"/>
            <w:rPrChange w:id="1155" w:author="蔡晓旭" w:date="2022-09-26T18:39:00Z">
              <w:rPr>
                <w:rFonts w:hint="eastAsia"/>
                <w:sz w:val="22"/>
              </w:rPr>
            </w:rPrChange>
          </w:rPr>
          <mc:AlternateContent>
            <mc:Choice Requires="wps">
              <w:drawing>
                <wp:anchor distT="0" distB="0" distL="114300" distR="114300" simplePos="0" relativeHeight="251662336" behindDoc="0" locked="0" layoutInCell="1" allowOverlap="1">
                  <wp:simplePos x="0" y="0"/>
                  <wp:positionH relativeFrom="column">
                    <wp:posOffset>54610</wp:posOffset>
                  </wp:positionH>
                  <wp:positionV relativeFrom="paragraph">
                    <wp:posOffset>20320</wp:posOffset>
                  </wp:positionV>
                  <wp:extent cx="8924925" cy="942975"/>
                  <wp:effectExtent l="0" t="0" r="28575" b="28575"/>
                  <wp:wrapNone/>
                  <wp:docPr id="11" name="矩形 11"/>
                  <wp:cNvGraphicFramePr/>
                  <a:graphic xmlns:a="http://schemas.openxmlformats.org/drawingml/2006/main">
                    <a:graphicData uri="http://schemas.microsoft.com/office/word/2010/wordprocessingShape">
                      <wps:wsp>
                        <wps:cNvSpPr/>
                        <wps:spPr>
                          <a:xfrm>
                            <a:off x="0" y="0"/>
                            <a:ext cx="8924925" cy="94297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3pt;margin-top:1.6pt;height:74.25pt;width:702.75pt;z-index:251662336;v-text-anchor:middle;mso-width-relative:page;mso-height-relative:page;" filled="f" stroked="t" coordsize="21600,21600" o:gfxdata="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BTYKuHXAAAACAEAAA8AAAAAAAAAAQAgAAAA&#10;IgAAAGRycy9kb3ducmV2LnhtbFBLAQIUABQAAAAIAIdO4kBCqzz1fgIAABMFAAAOAAAAAAAAAAEA&#10;IAAAACYBAABkcnMvZTJvRG9jLnhtbFBLBQYAAAAABgAGAFkBAAAWBgAAAAA=&#10;">
                  <v:fill on="f" focussize="0,0"/>
                  <v:stroke color="#000000 [3200]" joinstyle="round"/>
                  <v:imagedata o:title=""/>
                  <o:lock v:ext="edit" aspectratio="f"/>
                </v:rect>
              </w:pict>
            </mc:Fallback>
          </mc:AlternateContent>
        </w:r>
      </w:ins>
      <w:ins w:id="1156" w:author="蔡晓旭" w:date="2022-09-26T17:39:00Z">
        <w:r>
          <w:rPr>
            <w:rFonts w:hint="eastAsia"/>
            <w:color w:val="auto"/>
            <w:rPrChange w:id="1157" w:author="蔡晓旭" w:date="2022-09-26T17:41:00Z">
              <w:rPr>
                <w:rFonts w:hint="eastAsia"/>
                <w:color w:val="FF0000"/>
              </w:rPr>
            </w:rPrChange>
          </w:rPr>
          <w:t>该主体需关注排查风险点包括：</w:t>
        </w:r>
      </w:ins>
    </w:p>
    <w:p>
      <w:pPr>
        <w:pStyle w:val="23"/>
        <w:numPr>
          <w:ilvl w:val="0"/>
          <w:numId w:val="9"/>
        </w:numPr>
        <w:ind w:firstLineChars="0"/>
        <w:rPr>
          <w:ins w:id="1159" w:author="蔡晓旭" w:date="2022-09-26T17:39:00Z"/>
          <w:rFonts w:hint="eastAsia"/>
          <w:color w:val="FF0000"/>
          <w:rPrChange w:id="1160" w:author="蔡晓旭" w:date="2022-09-26T17:41:00Z">
            <w:rPr>
              <w:ins w:id="1161" w:author="蔡晓旭" w:date="2022-09-26T17:39:00Z"/>
              <w:rFonts w:hint="eastAsia"/>
              <w:color w:val="FF0000"/>
            </w:rPr>
          </w:rPrChange>
        </w:rPr>
        <w:pPrChange w:id="1158" w:author="蔡晓旭" w:date="2022-09-26T18:38:00Z">
          <w:pPr/>
        </w:pPrChange>
      </w:pPr>
      <w:ins w:id="1162" w:author="蔡晓旭" w:date="2022-09-27T09:26:00Z">
        <w:r>
          <w:rPr>
            <w:rFonts w:hint="eastAsia"/>
          </w:rPr>
          <w:t>通过异常检测机器学习模型，捕捉到该主体在新闻、公告、司法、诚信、价格等特征层面，相较于历史未发生信用恶化的主体具有显著的离群表现，</w:t>
        </w:r>
      </w:ins>
      <w:ins w:id="1163" w:author="蔡晓旭" w:date="2022-09-27T09:26:00Z">
        <w:r>
          <w:rPr>
            <w:rFonts w:hint="eastAsia"/>
            <w:color w:val="FF0000"/>
            <w:rPrChange w:id="1164" w:author="蔡晓旭" w:date="2022-09-27T09:35:00Z">
              <w:rPr>
                <w:rFonts w:hint="eastAsia"/>
                <w:color w:val="FF0000"/>
              </w:rPr>
            </w:rPrChange>
          </w:rPr>
          <w:t>即该主体与历史发生非标违约、债券违约、评级下调、展望下调等信用恶化事件的主体表现更趋近</w:t>
        </w:r>
      </w:ins>
      <w:ins w:id="1165" w:author="蔡晓旭" w:date="2022-09-27T09:26:00Z">
        <w:r>
          <w:rPr>
            <w:rFonts w:hint="eastAsia"/>
          </w:rPr>
          <w:t>。</w:t>
        </w:r>
      </w:ins>
    </w:p>
    <w:p>
      <w:pPr>
        <w:pStyle w:val="23"/>
        <w:numPr>
          <w:ilvl w:val="0"/>
          <w:numId w:val="8"/>
        </w:numPr>
        <w:ind w:left="420" w:hanging="420" w:firstLineChars="0"/>
        <w:rPr>
          <w:ins w:id="1167" w:author="蔡晓旭" w:date="2022-09-26T18:38:00Z"/>
          <w:b/>
          <w:rPrChange w:id="1168" w:author="蔡晓旭" w:date="2022-09-27T09:25:00Z">
            <w:rPr>
              <w:ins w:id="1169" w:author="蔡晓旭" w:date="2022-09-26T18:38:00Z"/>
            </w:rPr>
          </w:rPrChange>
        </w:rPr>
        <w:pPrChange w:id="1166" w:author="蔡晓旭" w:date="2022-09-26T18:38:00Z">
          <w:pPr>
            <w:pStyle w:val="23"/>
            <w:numPr>
              <w:ilvl w:val="0"/>
              <w:numId w:val="10"/>
            </w:numPr>
            <w:ind w:left="900" w:hanging="420" w:firstLineChars="0"/>
          </w:pPr>
        </w:pPrChange>
      </w:pPr>
      <w:ins w:id="1170" w:author="蔡晓旭" w:date="2022-09-26T18:38:00Z">
        <w:r>
          <w:rPr>
            <w:rFonts w:hint="eastAsia"/>
            <w:b/>
            <w:rPrChange w:id="1171" w:author="蔡晓旭" w:date="2022-09-27T09:25:00Z">
              <w:rPr>
                <w:rFonts w:hint="eastAsia"/>
              </w:rPr>
            </w:rPrChange>
          </w:rPr>
          <w:t>归因</w:t>
        </w:r>
      </w:ins>
      <w:ins w:id="1172" w:author="蔡晓旭" w:date="2022-09-26T18:38:00Z">
        <w:r>
          <w:rPr>
            <w:rFonts w:hint="eastAsia"/>
            <w:b/>
            <w:rPrChange w:id="1173" w:author="蔡晓旭" w:date="2022-09-27T09:25:00Z">
              <w:rPr>
                <w:rFonts w:hint="eastAsia"/>
              </w:rPr>
            </w:rPrChange>
          </w:rPr>
          <w:t>详</w:t>
        </w:r>
      </w:ins>
      <w:ins w:id="1174" w:author="蔡晓旭" w:date="2022-09-26T18:38:00Z">
        <w:r>
          <w:rPr>
            <w:rFonts w:hint="eastAsia"/>
            <w:b/>
            <w:rPrChange w:id="1175" w:author="蔡晓旭" w:date="2022-09-27T09:25:00Z">
              <w:rPr>
                <w:rFonts w:hint="eastAsia"/>
              </w:rPr>
            </w:rPrChange>
          </w:rPr>
          <w:t>报</w:t>
        </w:r>
      </w:ins>
      <w:ins w:id="1176" w:author="蔡晓旭" w:date="2022-09-26T18:38:00Z">
        <w:r>
          <w:rPr>
            <w:b/>
            <w:rPrChange w:id="1177" w:author="蔡晓旭" w:date="2022-09-27T09:25:00Z">
              <w:rPr/>
            </w:rPrChange>
          </w:rPr>
          <w:t>展示内容话术</w:t>
        </w:r>
      </w:ins>
    </w:p>
    <w:p>
      <w:pPr>
        <w:pStyle w:val="23"/>
        <w:numPr>
          <w:ilvl w:val="0"/>
          <w:numId w:val="0"/>
        </w:numPr>
        <w:ind w:left="0" w:firstLine="480" w:firstLineChars="200"/>
        <w:rPr>
          <w:del w:id="1179" w:author="蔡晓旭" w:date="2022-08-02T15:00:00Z"/>
        </w:rPr>
        <w:pPrChange w:id="1178" w:author="蔡晓旭" w:date="2022-09-27T09:34:00Z">
          <w:pPr>
            <w:pStyle w:val="23"/>
            <w:numPr>
              <w:ilvl w:val="0"/>
              <w:numId w:val="7"/>
            </w:numPr>
            <w:ind w:left="420" w:hanging="420" w:firstLineChars="0"/>
          </w:pPr>
        </w:pPrChange>
      </w:pPr>
      <w:ins w:id="1180" w:author="蔡晓旭" w:date="2022-09-26T18:40:00Z">
        <w:r>
          <w:rPr>
            <w:rFonts w:hint="eastAsia"/>
          </w:rPr>
          <w:t>在</w:t>
        </w:r>
      </w:ins>
      <w:ins w:id="1181" w:author="蔡晓旭" w:date="2022-09-27T09:25:00Z">
        <w:r>
          <w:rPr>
            <w:rFonts w:hint="eastAsia"/>
            <w:b/>
            <w:bCs/>
            <w:rPrChange w:id="1182" w:author="华仔" w:date="2022-09-27T10:13:54Z">
              <w:rPr>
                <w:rFonts w:hint="eastAsia"/>
              </w:rPr>
            </w:rPrChange>
          </w:rPr>
          <w:t>归因详报</w:t>
        </w:r>
      </w:ins>
      <w:ins w:id="1184" w:author="蔡晓旭" w:date="2022-09-26T18:40:00Z">
        <w:r>
          <w:rPr>
            <w:rFonts w:hint="eastAsia"/>
            <w:b/>
            <w:bCs/>
            <w:rPrChange w:id="1185" w:author="华仔" w:date="2022-09-27T10:13:54Z">
              <w:rPr>
                <w:rFonts w:hint="eastAsia"/>
              </w:rPr>
            </w:rPrChange>
          </w:rPr>
          <w:t>第二部分</w:t>
        </w:r>
      </w:ins>
      <w:ins w:id="1187" w:author="蔡晓旭" w:date="2022-09-27T09:23:00Z">
        <w:r>
          <w:rPr>
            <w:rFonts w:hint="eastAsia"/>
          </w:rPr>
          <w:t>中，无监督子模型贡献度单独</w:t>
        </w:r>
      </w:ins>
      <w:ins w:id="1188" w:author="蔡晓旭" w:date="2022-09-27T09:24:00Z">
        <w:r>
          <w:rPr>
            <w:rFonts w:hint="eastAsia"/>
          </w:rPr>
          <w:t>计算特征</w:t>
        </w:r>
      </w:ins>
      <w:ins w:id="1189" w:author="蔡晓旭" w:date="2022-09-27T09:24:00Z">
        <w:r>
          <w:rPr/>
          <w:t>creditrisk_highfreq_unsupervised</w:t>
        </w:r>
      </w:ins>
      <w:ins w:id="1190" w:author="蔡晓旭" w:date="2022-09-27T09:24:00Z">
        <w:r>
          <w:rPr>
            <w:rFonts w:hint="eastAsia"/>
          </w:rPr>
          <w:t>的贡献度，再与其他归因维度的贡献度占比排序，排序后展示涉及无监督子模型归因时，固定话术输出为“</w:t>
        </w:r>
      </w:ins>
      <w:ins w:id="1191" w:author="蔡晓旭" w:date="2022-09-27T09:26:00Z">
        <w:r>
          <w:rPr>
            <w:rFonts w:hint="eastAsia"/>
          </w:rPr>
          <w:t>通过异常检测机器学习模型，捕捉到该主体在新闻、公告、司法、诚信、价格等特征层面，相较于历史未发生信用恶化的主体具有显著的离群表现，即该主体与历史发生非标违约、债券违约、评级下调、展望下调等信用恶化事件的主体表现更趋近。</w:t>
        </w:r>
      </w:ins>
      <w:ins w:id="1192" w:author="蔡晓旭" w:date="2022-09-27T09:24:00Z">
        <w:r>
          <w:rPr>
            <w:rFonts w:hint="eastAsia"/>
          </w:rPr>
          <w:t>”</w:t>
        </w:r>
      </w:ins>
      <w:ins w:id="1193" w:author="蔡晓旭" w:date="2022-09-27T09:37:00Z">
        <w:r>
          <w:rPr>
            <w:rFonts w:hint="eastAsia"/>
          </w:rPr>
          <w:t>（</w:t>
        </w:r>
      </w:ins>
      <w:ins w:id="1194" w:author="蔡晓旭" w:date="2022-09-27T09:37:00Z">
        <w:r>
          <w:rPr>
            <w:rFonts w:hint="eastAsia"/>
            <w:highlight w:val="yellow"/>
            <w:rPrChange w:id="1195" w:author="蔡晓旭" w:date="2022-09-27T09:37:00Z">
              <w:rPr>
                <w:rFonts w:hint="eastAsia"/>
              </w:rPr>
            </w:rPrChange>
          </w:rPr>
          <w:t>注：对接预警中心的归因简报需同样做此处理</w:t>
        </w:r>
      </w:ins>
      <w:ins w:id="1196" w:author="蔡晓旭" w:date="2022-09-27T09:37:00Z">
        <w:r>
          <w:rPr>
            <w:rFonts w:hint="eastAsia"/>
          </w:rPr>
          <w:t>）</w:t>
        </w:r>
      </w:ins>
    </w:p>
    <w:p>
      <w:pPr>
        <w:pStyle w:val="23"/>
        <w:numPr>
          <w:ilvl w:val="0"/>
          <w:numId w:val="0"/>
        </w:numPr>
        <w:ind w:left="0" w:firstLine="480" w:firstLineChars="200"/>
        <w:rPr>
          <w:ins w:id="1198" w:author="蔡晓旭" w:date="2022-09-27T09:34:00Z"/>
        </w:rPr>
        <w:pPrChange w:id="1197" w:author="蔡晓旭" w:date="2022-09-27T09:34:00Z">
          <w:pPr>
            <w:pStyle w:val="23"/>
            <w:numPr>
              <w:ilvl w:val="0"/>
              <w:numId w:val="7"/>
            </w:numPr>
            <w:ind w:left="420" w:hanging="420" w:firstLineChars="0"/>
          </w:pPr>
        </w:pPrChange>
      </w:pPr>
    </w:p>
    <w:p>
      <w:pPr>
        <w:pStyle w:val="23"/>
        <w:ind w:firstLine="480"/>
        <w:rPr>
          <w:del w:id="1200" w:author="蔡晓旭" w:date="2022-08-02T15:00:00Z"/>
        </w:rPr>
        <w:pPrChange w:id="1199" w:author="蔡晓旭" w:date="2022-09-27T09:34:00Z">
          <w:pPr/>
        </w:pPrChange>
      </w:pPr>
      <w:ins w:id="1201" w:author="蔡晓旭" w:date="2022-09-27T09:27:00Z">
        <w:r>
          <w:rPr>
            <w:rFonts w:hint="eastAsia"/>
            <w:b/>
            <w:rPrChange w:id="1202" w:author="蔡晓旭" w:date="2022-09-27T09:27:00Z">
              <w:rPr>
                <w:rFonts w:hint="eastAsia"/>
                <w:b/>
              </w:rPr>
            </w:rPrChange>
          </w:rPr>
          <w:t>在归因</w:t>
        </w:r>
      </w:ins>
      <w:ins w:id="1203" w:author="蔡晓旭" w:date="2022-09-27T09:27:00Z">
        <w:r>
          <w:rPr>
            <w:rFonts w:hint="eastAsia"/>
          </w:rPr>
          <w:t>详报</w:t>
        </w:r>
      </w:ins>
      <w:ins w:id="1204" w:author="蔡晓旭" w:date="2022-09-27T09:27:00Z">
        <w:r>
          <w:rPr>
            <w:rFonts w:hint="eastAsia"/>
            <w:b/>
            <w:bCs/>
            <w:rPrChange w:id="1205" w:author="华仔" w:date="2022-09-27T10:14:26Z">
              <w:rPr>
                <w:rFonts w:hint="eastAsia"/>
              </w:rPr>
            </w:rPrChange>
          </w:rPr>
          <w:t>第四部分</w:t>
        </w:r>
      </w:ins>
      <w:ins w:id="1207" w:author="蔡晓旭" w:date="2022-09-27T09:27:00Z">
        <w:r>
          <w:rPr>
            <w:rFonts w:hint="eastAsia"/>
          </w:rPr>
          <w:t>（归因对比）中，</w:t>
        </w:r>
      </w:ins>
      <w:ins w:id="1208" w:author="蔡晓旭" w:date="2022-09-27T09:32:00Z">
        <w:r>
          <w:rPr>
            <w:rFonts w:hint="eastAsia"/>
          </w:rPr>
          <w:t>若无监督子模型特征</w:t>
        </w:r>
      </w:ins>
      <w:ins w:id="1209" w:author="蔡晓旭" w:date="2022-09-27T09:32:00Z">
        <w:r>
          <w:rPr/>
          <w:t>creditrisk_highfreq_unsupervised</w:t>
        </w:r>
      </w:ins>
      <w:ins w:id="1210" w:author="蔡晓旭" w:date="2022-09-27T09:32:00Z">
        <w:r>
          <w:rPr>
            <w:rFonts w:hint="eastAsia"/>
          </w:rPr>
          <w:t>在综合预警</w:t>
        </w:r>
      </w:ins>
      <w:ins w:id="1211" w:author="蔡晓旭" w:date="2022-09-27T09:33:00Z">
        <w:r>
          <w:rPr>
            <w:rFonts w:hint="eastAsia"/>
          </w:rPr>
          <w:t>模型的贡献度占比上升，或者</w:t>
        </w:r>
      </w:ins>
      <w:ins w:id="1212" w:author="蔡晓旭" w:date="2022-09-27T09:35:00Z">
        <w:r>
          <w:rPr>
            <w:rFonts w:hint="eastAsia"/>
          </w:rPr>
          <w:t>在综合预警模型的</w:t>
        </w:r>
      </w:ins>
      <w:ins w:id="1213" w:author="蔡晓旭" w:date="2022-09-27T09:36:00Z">
        <w:r>
          <w:rPr>
            <w:rFonts w:hint="eastAsia"/>
          </w:rPr>
          <w:t>特征</w:t>
        </w:r>
      </w:ins>
      <w:ins w:id="1214" w:author="蔡晓旭" w:date="2022-09-27T09:35:00Z">
        <w:r>
          <w:rPr>
            <w:rFonts w:hint="eastAsia"/>
          </w:rPr>
          <w:t>贡献度</w:t>
        </w:r>
      </w:ins>
      <w:ins w:id="1215" w:author="蔡晓旭" w:date="2022-09-27T09:36:00Z">
        <w:r>
          <w:rPr>
            <w:rFonts w:hint="eastAsia"/>
          </w:rPr>
          <w:t>表</w:t>
        </w:r>
      </w:ins>
      <w:ins w:id="1216" w:author="蔡晓旭" w:date="2022-09-27T09:33:00Z">
        <w:r>
          <w:rPr>
            <w:rFonts w:hint="eastAsia"/>
          </w:rPr>
          <w:t>昨日无该特征今日有该特征时，针对无监督子模型的归因输出固定话术为“</w:t>
        </w:r>
      </w:ins>
      <w:ins w:id="1217" w:author="蔡晓旭" w:date="2022-09-27T09:36:00Z">
        <w:r>
          <w:rPr>
            <w:rFonts w:hint="eastAsia"/>
          </w:rPr>
          <w:t>异常检测机器学习模型</w:t>
        </w:r>
      </w:ins>
      <w:ins w:id="1218" w:author="蔡晓旭" w:date="2022-09-27T09:59:00Z">
        <w:r>
          <w:rPr>
            <w:rFonts w:hint="eastAsia"/>
          </w:rPr>
          <w:t>捕捉到该主体与历史未发生信用恶化主体间的离群表现增强</w:t>
        </w:r>
      </w:ins>
      <w:ins w:id="1219" w:author="蔡晓旭" w:date="2022-09-27T09:33:00Z">
        <w:r>
          <w:rPr>
            <w:rFonts w:hint="eastAsia"/>
          </w:rPr>
          <w:t>”</w:t>
        </w:r>
      </w:ins>
      <w:ins w:id="1220" w:author="蔡晓旭" w:date="2022-09-27T10:00:00Z">
        <w:r>
          <w:rPr>
            <w:rFonts w:hint="eastAsia"/>
          </w:rPr>
          <w:t>。</w:t>
        </w:r>
      </w:ins>
      <w:del w:id="1221" w:author="蔡晓旭" w:date="2022-08-02T15:00:00Z">
        <w:r>
          <w:rPr>
            <w:rFonts w:hint="eastAsia"/>
            <w:rPrChange w:id="1222" w:author="蔡晓旭" w:date="2022-09-27T09:27:00Z">
              <w:rPr>
                <w:rFonts w:hint="eastAsia"/>
              </w:rPr>
            </w:rPrChange>
          </w:rPr>
          <w:delText>特殊情况</w:delText>
        </w:r>
      </w:del>
      <w:del w:id="1223" w:author="蔡晓旭" w:date="2022-08-02T15:00:00Z">
        <w:r>
          <w:rPr/>
          <w:delText>2</w:delText>
        </w:r>
      </w:del>
      <w:del w:id="1224" w:author="蔡晓旭" w:date="2022-08-02T15:00:00Z">
        <w:r>
          <w:rPr>
            <w:rFonts w:hint="eastAsia"/>
            <w:rPrChange w:id="1225" w:author="蔡晓旭" w:date="2022-09-27T09:27:00Z">
              <w:rPr>
                <w:rFonts w:hint="eastAsia"/>
              </w:rPr>
            </w:rPrChange>
          </w:rPr>
          <w:delText>：主体等级为绿色预警等级</w:delText>
        </w:r>
      </w:del>
    </w:p>
    <w:p>
      <w:pPr>
        <w:pStyle w:val="23"/>
        <w:ind w:firstLine="480"/>
        <w:rPr>
          <w:del w:id="1227" w:author="蔡晓旭" w:date="2022-08-02T15:00:00Z"/>
        </w:rPr>
        <w:pPrChange w:id="1226" w:author="蔡晓旭" w:date="2022-09-27T09:34:00Z">
          <w:pPr/>
        </w:pPrChange>
      </w:pPr>
      <w:del w:id="1228" w:author="蔡晓旭" w:date="2022-08-02T15:00:00Z">
        <w:r>
          <w:rPr>
            <w:rFonts w:hint="eastAsia"/>
          </w:rPr>
          <w:delText>归因简报无特殊处理。</w:delText>
        </w:r>
      </w:del>
    </w:p>
    <w:p>
      <w:pPr>
        <w:pStyle w:val="23"/>
        <w:ind w:firstLine="480"/>
        <w:rPr>
          <w:del w:id="1230" w:author="蔡晓旭" w:date="2022-08-02T15:00:00Z"/>
        </w:rPr>
        <w:pPrChange w:id="1229" w:author="蔡晓旭" w:date="2022-09-27T09:34:00Z">
          <w:pPr/>
        </w:pPrChange>
      </w:pPr>
      <w:del w:id="1231" w:author="蔡晓旭" w:date="2022-08-02T15:00:00Z">
        <w:r>
          <w:rPr>
            <w:rFonts w:hint="eastAsia"/>
          </w:rPr>
          <w:delText>归因报告：</w:delText>
        </w:r>
      </w:del>
    </w:p>
    <w:p>
      <w:pPr>
        <w:pStyle w:val="23"/>
        <w:numPr>
          <w:ilvl w:val="0"/>
          <w:numId w:val="0"/>
        </w:numPr>
        <w:ind w:left="0" w:firstLine="480" w:firstLineChars="200"/>
        <w:rPr>
          <w:del w:id="1233" w:author="蔡晓旭" w:date="2022-08-02T15:00:00Z"/>
        </w:rPr>
        <w:pPrChange w:id="1232" w:author="蔡晓旭" w:date="2022-09-27T09:34:00Z">
          <w:pPr>
            <w:pStyle w:val="23"/>
            <w:numPr>
              <w:ilvl w:val="0"/>
              <w:numId w:val="7"/>
            </w:numPr>
            <w:ind w:left="420" w:hanging="420" w:firstLineChars="0"/>
          </w:pPr>
        </w:pPrChange>
      </w:pPr>
      <w:del w:id="1234" w:author="蔡晓旭" w:date="2022-08-02T15:00:00Z">
        <w:r>
          <w:rPr>
            <w:rFonts w:hint="eastAsia"/>
          </w:rPr>
          <w:delText>原第2</w:delText>
        </w:r>
      </w:del>
      <w:del w:id="1235" w:author="蔡晓旭" w:date="2022-08-02T15:00:00Z">
        <w:r>
          <w:rPr/>
          <w:delText>-5</w:delText>
        </w:r>
      </w:del>
      <w:del w:id="1236" w:author="蔡晓旭" w:date="2022-08-02T15:00:00Z">
        <w:r>
          <w:rPr>
            <w:rFonts w:hint="eastAsia"/>
          </w:rPr>
          <w:delText>段内容替换为“当前，该主体各维度均为低风险等级，异常指标主要为</w:delText>
        </w:r>
      </w:del>
      <w:del w:id="1237" w:author="蔡晓旭" w:date="2022-08-02T15:00:00Z">
        <w:r>
          <w:rPr>
            <w:rFonts w:hint="eastAsia"/>
            <w:highlight w:val="yellow"/>
          </w:rPr>
          <w:delText>X</w:delText>
        </w:r>
      </w:del>
      <w:del w:id="1238" w:author="蔡晓旭" w:date="2022-08-02T15:00:00Z">
        <w:r>
          <w:rPr>
            <w:highlight w:val="yellow"/>
          </w:rPr>
          <w:delText>X</w:delText>
        </w:r>
      </w:del>
      <w:del w:id="1239" w:author="蔡晓旭" w:date="2022-08-02T15:00:00Z">
        <w:r>
          <w:rPr>
            <w:rFonts w:hint="eastAsia"/>
            <w:highlight w:val="yellow"/>
          </w:rPr>
          <w:delText>维度</w:delText>
        </w:r>
      </w:del>
      <w:del w:id="1240" w:author="蔡晓旭" w:date="2022-08-02T15:00:00Z">
        <w:r>
          <w:rPr>
            <w:rFonts w:hint="eastAsia"/>
          </w:rPr>
          <w:delText>下的</w:delText>
        </w:r>
      </w:del>
      <w:del w:id="1241" w:author="蔡晓旭" w:date="2022-08-02T15:00:00Z">
        <w:r>
          <w:rPr>
            <w:rFonts w:hint="eastAsia"/>
            <w:highlight w:val="yellow"/>
          </w:rPr>
          <w:delText>X</w:delText>
        </w:r>
      </w:del>
      <w:del w:id="1242" w:author="蔡晓旭" w:date="2022-08-02T15:00:00Z">
        <w:r>
          <w:rPr>
            <w:highlight w:val="yellow"/>
          </w:rPr>
          <w:delText>X</w:delText>
        </w:r>
      </w:del>
      <w:del w:id="1243" w:author="蔡晓旭" w:date="2022-08-02T15:00:00Z">
        <w:r>
          <w:rPr>
            <w:rFonts w:hint="eastAsia"/>
            <w:highlight w:val="yellow"/>
          </w:rPr>
          <w:delText>指标/</w:delText>
        </w:r>
      </w:del>
      <w:del w:id="1244" w:author="蔡晓旭" w:date="2022-08-02T15:00:00Z">
        <w:r>
          <w:rPr>
            <w:highlight w:val="yellow"/>
          </w:rPr>
          <w:delText>XX</w:delText>
        </w:r>
      </w:del>
      <w:del w:id="1245" w:author="蔡晓旭" w:date="2022-08-02T15:00:00Z">
        <w:r>
          <w:rPr>
            <w:rFonts w:hint="eastAsia"/>
            <w:highlight w:val="yellow"/>
          </w:rPr>
          <w:delText>事件</w:delText>
        </w:r>
      </w:del>
      <w:del w:id="1246" w:author="蔡晓旭" w:date="2022-08-02T15:00:00Z">
        <w:r>
          <w:rPr>
            <w:rFonts w:hint="eastAsia"/>
          </w:rPr>
          <w:delText>”</w:delText>
        </w:r>
      </w:del>
    </w:p>
    <w:p>
      <w:pPr>
        <w:pStyle w:val="23"/>
        <w:ind w:firstLine="480"/>
        <w:rPr>
          <w:del w:id="1248" w:author="蔡晓旭" w:date="2022-08-02T15:00:00Z"/>
        </w:rPr>
        <w:pPrChange w:id="1247" w:author="蔡晓旭" w:date="2022-09-27T09:34:00Z">
          <w:pPr/>
        </w:pPrChange>
      </w:pPr>
      <w:del w:id="1249" w:author="蔡晓旭" w:date="2022-08-02T15:00:00Z">
        <w:r>
          <w:rPr>
            <w:rFonts w:hint="eastAsia"/>
          </w:rPr>
          <w:delText>异常指标（X</w:delText>
        </w:r>
      </w:del>
      <w:del w:id="1250" w:author="蔡晓旭" w:date="2022-08-02T15:00:00Z">
        <w:r>
          <w:rPr/>
          <w:delText>X</w:delText>
        </w:r>
      </w:del>
      <w:del w:id="1251" w:author="蔡晓旭" w:date="2022-08-02T15:00:00Z">
        <w:r>
          <w:rPr>
            <w:rFonts w:hint="eastAsia"/>
          </w:rPr>
          <w:delText>指标/</w:delText>
        </w:r>
      </w:del>
      <w:del w:id="1252" w:author="蔡晓旭" w:date="2022-08-02T15:00:00Z">
        <w:r>
          <w:rPr/>
          <w:delText>XX</w:delText>
        </w:r>
      </w:del>
      <w:del w:id="1253" w:author="蔡晓旭" w:date="2022-08-02T15:00:00Z">
        <w:r>
          <w:rPr>
            <w:rFonts w:hint="eastAsia"/>
          </w:rPr>
          <w:delText>事件）的选取逻辑参考2</w:delText>
        </w:r>
      </w:del>
      <w:del w:id="1254" w:author="蔡晓旭" w:date="2022-08-02T15:00:00Z">
        <w:r>
          <w:rPr/>
          <w:delText>.2</w:delText>
        </w:r>
      </w:del>
      <w:del w:id="1255" w:author="蔡晓旭" w:date="2022-08-02T15:00:00Z">
        <w:r>
          <w:rPr>
            <w:rFonts w:hint="eastAsia"/>
          </w:rPr>
          <w:delText>归因报告中的（1</w:delText>
        </w:r>
      </w:del>
      <w:del w:id="1256" w:author="蔡晓旭" w:date="2022-08-02T15:00:00Z">
        <w:r>
          <w:rPr/>
          <w:delText>2</w:delText>
        </w:r>
      </w:del>
      <w:del w:id="1257" w:author="蔡晓旭" w:date="2022-08-02T15:00:00Z">
        <w:r>
          <w:rPr>
            <w:rFonts w:hint="eastAsia"/>
          </w:rPr>
          <w:delText>）、（2</w:delText>
        </w:r>
      </w:del>
      <w:del w:id="1258" w:author="蔡晓旭" w:date="2022-08-02T15:00:00Z">
        <w:r>
          <w:rPr/>
          <w:delText>1</w:delText>
        </w:r>
      </w:del>
      <w:del w:id="1259" w:author="蔡晓旭" w:date="2022-08-02T15:00:00Z">
        <w:r>
          <w:rPr>
            <w:rFonts w:hint="eastAsia"/>
          </w:rPr>
          <w:delText>）逻辑，再根据异常指标所属归因维度填充到X</w:delText>
        </w:r>
      </w:del>
      <w:del w:id="1260" w:author="蔡晓旭" w:date="2022-08-02T15:00:00Z">
        <w:r>
          <w:rPr/>
          <w:delText>X</w:delText>
        </w:r>
      </w:del>
      <w:del w:id="1261" w:author="蔡晓旭" w:date="2022-08-02T15:00:00Z">
        <w:r>
          <w:rPr>
            <w:rFonts w:hint="eastAsia"/>
          </w:rPr>
          <w:delText>维度处。</w:delText>
        </w:r>
      </w:del>
    </w:p>
    <w:p>
      <w:pPr>
        <w:pStyle w:val="23"/>
        <w:ind w:firstLine="480"/>
        <w:rPr>
          <w:del w:id="1263" w:author="蔡晓旭" w:date="2022-08-02T15:00:00Z"/>
        </w:rPr>
        <w:pPrChange w:id="1262" w:author="蔡晓旭" w:date="2022-09-27T09:34:00Z">
          <w:pPr/>
        </w:pPrChange>
      </w:pPr>
      <w:del w:id="1264" w:author="蔡晓旭" w:date="2022-08-02T15:00:00Z">
        <w:r>
          <w:rPr>
            <w:rFonts w:hint="eastAsia"/>
          </w:rPr>
          <w:delText>若所有维度均无异常指标，则内容展示为“当前，该主体各维度均为低风险等级且无显著异常指标或事件。”</w:delText>
        </w:r>
      </w:del>
    </w:p>
    <w:p>
      <w:pPr>
        <w:pStyle w:val="23"/>
        <w:numPr>
          <w:ilvl w:val="0"/>
          <w:numId w:val="0"/>
        </w:numPr>
        <w:ind w:left="0" w:firstLine="480" w:firstLineChars="200"/>
        <w:pPrChange w:id="1265" w:author="蔡晓旭" w:date="2022-09-27T09:34:00Z">
          <w:pPr>
            <w:pStyle w:val="23"/>
            <w:numPr>
              <w:ilvl w:val="0"/>
              <w:numId w:val="7"/>
            </w:numPr>
            <w:ind w:left="420" w:hanging="420" w:firstLineChars="0"/>
          </w:pPr>
        </w:pPrChange>
      </w:pPr>
      <w:del w:id="1266" w:author="蔡晓旭" w:date="2022-08-02T15:00:00Z">
        <w:r>
          <w:rPr>
            <w:rFonts w:hint="eastAsia"/>
          </w:rPr>
          <w:delText>原最后1段，当该主体无任何异常指标时，内容替换为“该主体当前无显著风险表现。”；当主体有异常指标时，内容则按照原最后1段的逻辑进行展示。</w:delText>
        </w:r>
      </w:del>
    </w:p>
    <w:p>
      <w:pPr>
        <w:pStyle w:val="3"/>
      </w:pPr>
      <w:r>
        <w:rPr>
          <w:rFonts w:hint="eastAsia"/>
        </w:rPr>
        <w:t>归因详情</w:t>
      </w:r>
    </w:p>
    <w:p>
      <w:pPr>
        <w:ind w:firstLine="480" w:firstLineChars="200"/>
      </w:pPr>
      <w:r>
        <w:rPr>
          <w:rFonts w:hint="eastAsia"/>
        </w:rPr>
        <w:t>展示各归因维度下钻一层到因子分类的风险评价信息以及重要风险事件、风险信号信息。其中，舆情维度以事件轴形式展开；其余维度以“豆腐块”的形式，展示各归因维度下、各因子分类评价及因子名称、因子值信息。</w:t>
      </w:r>
    </w:p>
    <w:p>
      <w:pPr>
        <w:ind w:firstLine="480" w:firstLineChars="200"/>
      </w:pPr>
      <w:r>
        <w:rPr>
          <w:rFonts w:hint="eastAsia"/>
        </w:rPr>
        <w:t>归因维度共分4个维度：</w:t>
      </w:r>
      <w:commentRangeStart w:id="12"/>
      <w:r>
        <w:rPr>
          <w:rFonts w:hint="eastAsia"/>
        </w:rPr>
        <w:t>舆情、市场、财务、经营</w:t>
      </w:r>
      <w:commentRangeEnd w:id="12"/>
      <w:r>
        <w:rPr>
          <w:rStyle w:val="15"/>
        </w:rPr>
        <w:commentReference w:id="12"/>
      </w:r>
      <w:r>
        <w:rPr>
          <w:rFonts w:hint="eastAsia"/>
        </w:rPr>
        <w:t>。</w:t>
      </w:r>
    </w:p>
    <w:p>
      <w:pPr>
        <w:ind w:firstLine="480" w:firstLineChars="200"/>
      </w:pPr>
      <w:del w:id="1267" w:author="蔡晓旭" w:date="2022-08-17T16:18:00Z">
        <w:r>
          <w:rPr>
            <w:rFonts w:hint="eastAsia"/>
          </w:rPr>
          <w:delText>除舆情维度外，</w:delText>
        </w:r>
      </w:del>
      <w:r>
        <w:rPr>
          <w:rFonts w:hint="eastAsia"/>
        </w:rPr>
        <w:t>各</w:t>
      </w:r>
      <w:del w:id="1268" w:author="蔡晓旭" w:date="2022-08-17T16:18:00Z">
        <w:r>
          <w:rPr>
            <w:rFonts w:hint="eastAsia"/>
          </w:rPr>
          <w:delText>因子</w:delText>
        </w:r>
      </w:del>
      <w:r>
        <w:rPr>
          <w:rFonts w:hint="eastAsia"/>
        </w:rPr>
        <w:t>维度下所包含</w:t>
      </w:r>
      <w:commentRangeStart w:id="13"/>
      <w:r>
        <w:rPr>
          <w:rFonts w:hint="eastAsia"/>
        </w:rPr>
        <w:t>因子分类</w:t>
      </w:r>
      <w:commentRangeEnd w:id="13"/>
      <w:r>
        <w:rPr>
          <w:rStyle w:val="15"/>
        </w:rPr>
        <w:commentReference w:id="13"/>
      </w:r>
      <w:r>
        <w:rPr>
          <w:rFonts w:hint="eastAsia"/>
        </w:rPr>
        <w:t>（后续可能会根据模型确立情况，调整因子分类）如下：</w:t>
      </w:r>
    </w:p>
    <w:p>
      <w:pPr>
        <w:pStyle w:val="23"/>
        <w:numPr>
          <w:ilvl w:val="0"/>
          <w:numId w:val="11"/>
        </w:numPr>
        <w:ind w:firstLineChars="0"/>
      </w:pPr>
      <w:r>
        <w:rPr>
          <w:rFonts w:hint="eastAsia"/>
        </w:rPr>
        <w:t>市场：估值变动</w:t>
      </w:r>
      <w:del w:id="1269" w:author="蔡晓旭" w:date="2022-08-17T16:19:00Z">
        <w:r>
          <w:rPr>
            <w:rFonts w:hint="eastAsia"/>
          </w:rPr>
          <w:delText>、成交变动、隐含评级</w:delText>
        </w:r>
      </w:del>
    </w:p>
    <w:p>
      <w:pPr>
        <w:pStyle w:val="23"/>
        <w:numPr>
          <w:ilvl w:val="0"/>
          <w:numId w:val="11"/>
        </w:numPr>
        <w:ind w:firstLineChars="0"/>
      </w:pPr>
      <w:r>
        <w:rPr>
          <w:rFonts w:hint="eastAsia"/>
        </w:rPr>
        <w:t>财务：盈利能力、偿债能力、杠杆水平、营运能力、成长能力、规模水平</w:t>
      </w:r>
    </w:p>
    <w:p>
      <w:pPr>
        <w:pStyle w:val="23"/>
        <w:numPr>
          <w:ilvl w:val="0"/>
          <w:numId w:val="11"/>
        </w:numPr>
        <w:ind w:firstLineChars="0"/>
        <w:rPr>
          <w:ins w:id="1270" w:author="蔡晓旭" w:date="2022-08-17T16:18:00Z"/>
        </w:rPr>
      </w:pPr>
      <w:r>
        <w:rPr>
          <w:rFonts w:hint="eastAsia"/>
        </w:rPr>
        <w:t>经营：城投-政府支持、区域经济、区域债务、区域财政；产业待定。</w:t>
      </w:r>
    </w:p>
    <w:p>
      <w:pPr>
        <w:pStyle w:val="23"/>
        <w:numPr>
          <w:ilvl w:val="0"/>
          <w:numId w:val="11"/>
        </w:numPr>
        <w:ind w:firstLineChars="0"/>
      </w:pPr>
      <w:ins w:id="1271" w:author="蔡晓旭" w:date="2022-08-17T16:18:00Z">
        <w:r>
          <w:rPr>
            <w:rFonts w:hint="eastAsia"/>
          </w:rPr>
          <w:t>舆情</w:t>
        </w:r>
      </w:ins>
      <w:ins w:id="1272" w:author="蔡晓旭" w:date="2022-08-17T16:19:00Z">
        <w:r>
          <w:rPr>
            <w:rFonts w:hint="eastAsia"/>
          </w:rPr>
          <w:t>（归因详情处不展示舆情维度下的归因分类，在归因指标</w:t>
        </w:r>
      </w:ins>
      <w:ins w:id="1273" w:author="蔡晓旭" w:date="2022-08-17T16:20:00Z">
        <w:r>
          <w:rPr>
            <w:rFonts w:hint="eastAsia"/>
          </w:rPr>
          <w:t>处展示）</w:t>
        </w:r>
      </w:ins>
      <w:ins w:id="1274" w:author="蔡晓旭" w:date="2022-08-17T16:18:00Z">
        <w:r>
          <w:rPr>
            <w:rFonts w:hint="eastAsia"/>
          </w:rPr>
          <w:t>：</w:t>
        </w:r>
      </w:ins>
      <w:ins w:id="1275" w:author="蔡晓旭" w:date="2022-08-17T16:19:00Z">
        <w:r>
          <w:rPr>
            <w:rFonts w:hint="eastAsia"/>
          </w:rPr>
          <w:t>新闻公告、司法诉讼、诚信处罚</w:t>
        </w:r>
      </w:ins>
    </w:p>
    <w:p>
      <w:pPr>
        <w:ind w:firstLine="480" w:firstLineChars="200"/>
      </w:pPr>
      <w:r>
        <w:rPr>
          <w:rFonts w:hint="eastAsia"/>
        </w:rPr>
        <w:t>“豆腐块”展示信息业务逻辑（以财务维度为例）：</w:t>
      </w:r>
    </w:p>
    <w:p>
      <w:pPr>
        <w:ind w:firstLine="480" w:firstLineChars="200"/>
      </w:pPr>
      <w:r>
        <w:drawing>
          <wp:inline distT="0" distB="0" distL="0" distR="0">
            <wp:extent cx="8863330" cy="3096895"/>
            <wp:effectExtent l="0" t="0" r="0" b="8255"/>
            <wp:docPr id="6" name="图片 6" descr="D:\wechat\WeChat Files\qq693239995\FileStorage\Temp\16575091897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D:\wechat\WeChat Files\qq693239995\FileStorage\Temp\165750918978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8863330" cy="3097195"/>
                    </a:xfrm>
                    <a:prstGeom prst="rect">
                      <a:avLst/>
                    </a:prstGeom>
                    <a:noFill/>
                    <a:ln>
                      <a:noFill/>
                    </a:ln>
                  </pic:spPr>
                </pic:pic>
              </a:graphicData>
            </a:graphic>
          </wp:inline>
        </w:drawing>
      </w:r>
    </w:p>
    <w:p>
      <w:pPr>
        <w:pStyle w:val="23"/>
        <w:numPr>
          <w:ilvl w:val="0"/>
          <w:numId w:val="12"/>
        </w:numPr>
        <w:ind w:firstLineChars="0"/>
      </w:pPr>
      <w:r>
        <w:rPr>
          <w:rFonts w:hint="eastAsia"/>
        </w:rPr>
        <w:t>贡献度占比</w:t>
      </w:r>
      <w:ins w:id="1276" w:author="蔡晓旭" w:date="2022-09-27T10:03:00Z">
        <w:r>
          <w:rPr>
            <w:rFonts w:hint="eastAsia"/>
          </w:rPr>
          <w:t>b</w:t>
        </w:r>
      </w:ins>
      <w:ins w:id="1277" w:author="蔡晓旭" w:date="2022-09-27T10:03:00Z">
        <w:r>
          <w:rPr/>
          <w:t>ar</w:t>
        </w:r>
      </w:ins>
      <w:ins w:id="1278" w:author="蔡晓旭" w:date="2022-09-27T10:03:00Z">
        <w:r>
          <w:rPr>
            <w:rFonts w:hint="eastAsia"/>
          </w:rPr>
          <w:t>图</w:t>
        </w:r>
      </w:ins>
      <w:r>
        <w:rPr>
          <w:rFonts w:hint="eastAsia"/>
        </w:rPr>
        <w:t>：展示</w:t>
      </w:r>
      <w:del w:id="1279" w:author="蔡晓旭" w:date="2022-09-08T14:17:00Z">
        <w:r>
          <w:rPr>
            <w:rFonts w:hint="eastAsia"/>
          </w:rPr>
          <w:delText>4个</w:delText>
        </w:r>
      </w:del>
      <w:r>
        <w:rPr>
          <w:rFonts w:hint="eastAsia"/>
        </w:rPr>
        <w:t>归因维度的贡献度占比值（参考归因报告处（5）、（1</w:t>
      </w:r>
      <w:r>
        <w:t>4</w:t>
      </w:r>
      <w:r>
        <w:rPr>
          <w:rFonts w:hint="eastAsia"/>
        </w:rPr>
        <w:t>）、（2</w:t>
      </w:r>
      <w:r>
        <w:t>3</w:t>
      </w:r>
      <w:r>
        <w:rPr>
          <w:rFonts w:hint="eastAsia"/>
        </w:rPr>
        <w:t>）、（2</w:t>
      </w:r>
      <w:r>
        <w:t>8</w:t>
      </w:r>
      <w:r>
        <w:rPr>
          <w:rFonts w:hint="eastAsia"/>
        </w:rPr>
        <w:t>）的逻辑）</w:t>
      </w:r>
      <w:ins w:id="1280" w:author="蔡晓旭" w:date="2022-09-09T09:36:00Z">
        <w:r>
          <w:rPr>
            <w:rFonts w:hint="eastAsia"/>
          </w:rPr>
          <w:t>，</w:t>
        </w:r>
      </w:ins>
      <w:ins w:id="1281" w:author="蔡晓旭" w:date="2022-09-09T09:36:00Z">
        <w:r>
          <w:rPr>
            <w:rFonts w:hint="eastAsia"/>
            <w:highlight w:val="green"/>
            <w:rPrChange w:id="1282" w:author="蔡晓旭" w:date="2022-09-09T09:37:00Z">
              <w:rPr>
                <w:rFonts w:hint="eastAsia"/>
              </w:rPr>
            </w:rPrChange>
          </w:rPr>
          <w:t>可能存在仅一个维度</w:t>
        </w:r>
      </w:ins>
      <w:ins w:id="1283" w:author="蔡晓旭" w:date="2022-09-09T09:37:00Z">
        <w:r>
          <w:rPr>
            <w:rFonts w:hint="eastAsia"/>
            <w:highlight w:val="green"/>
            <w:rPrChange w:id="1284" w:author="蔡晓旭" w:date="2022-09-09T09:37:00Z">
              <w:rPr>
                <w:rFonts w:hint="eastAsia"/>
              </w:rPr>
            </w:rPrChange>
          </w:rPr>
          <w:t>贡献度占比为</w:t>
        </w:r>
      </w:ins>
      <w:ins w:id="1285" w:author="蔡晓旭" w:date="2022-09-09T09:37:00Z">
        <w:r>
          <w:rPr>
            <w:highlight w:val="green"/>
            <w:rPrChange w:id="1286" w:author="蔡晓旭" w:date="2022-09-09T09:37:00Z">
              <w:rPr/>
            </w:rPrChange>
          </w:rPr>
          <w:t>100%</w:t>
        </w:r>
      </w:ins>
      <w:ins w:id="1287" w:author="蔡晓旭" w:date="2022-09-09T09:37:00Z">
        <w:r>
          <w:rPr>
            <w:rFonts w:hint="eastAsia"/>
            <w:highlight w:val="green"/>
            <w:rPrChange w:id="1288" w:author="蔡晓旭" w:date="2022-09-09T09:37:00Z">
              <w:rPr>
                <w:rFonts w:hint="eastAsia"/>
              </w:rPr>
            </w:rPrChange>
          </w:rPr>
          <w:t>的情况。</w:t>
        </w:r>
      </w:ins>
      <w:ins w:id="1289" w:author="蔡晓旭" w:date="2022-09-27T10:03:00Z">
        <w:r>
          <w:rPr>
            <w:rFonts w:hint="eastAsia"/>
            <w:highlight w:val="green"/>
          </w:rPr>
          <w:t>此外，除财务、经营、市场、舆情</w:t>
        </w:r>
      </w:ins>
      <w:ins w:id="1290" w:author="蔡晓旭" w:date="2022-09-27T10:03:00Z">
        <w:r>
          <w:rPr>
            <w:highlight w:val="green"/>
            <w:rPrChange w:id="1291" w:author="蔡晓旭" w:date="2022-09-27T10:05:00Z">
              <w:rPr/>
            </w:rPrChange>
          </w:rPr>
          <w:t>4</w:t>
        </w:r>
      </w:ins>
      <w:ins w:id="1292" w:author="蔡晓旭" w:date="2022-09-27T10:03:00Z">
        <w:r>
          <w:rPr>
            <w:rFonts w:hint="eastAsia"/>
            <w:highlight w:val="green"/>
            <w:rPrChange w:id="1293" w:author="蔡晓旭" w:date="2022-09-27T10:05:00Z">
              <w:rPr>
                <w:rFonts w:hint="eastAsia"/>
              </w:rPr>
            </w:rPrChange>
          </w:rPr>
          <w:t>个归因维度外，增加“</w:t>
        </w:r>
      </w:ins>
      <w:ins w:id="1294" w:author="蔡晓旭" w:date="2022-09-27T10:04:00Z">
        <w:r>
          <w:rPr>
            <w:rFonts w:hint="eastAsia"/>
            <w:highlight w:val="green"/>
            <w:rPrChange w:id="1295" w:author="蔡晓旭" w:date="2022-09-27T10:05:00Z">
              <w:rPr>
                <w:rFonts w:hint="eastAsia"/>
              </w:rPr>
            </w:rPrChange>
          </w:rPr>
          <w:t>异常风险检测”（异常风险</w:t>
        </w:r>
      </w:ins>
      <w:ins w:id="1296" w:author="蔡晓旭" w:date="2022-09-27T10:05:00Z">
        <w:r>
          <w:rPr>
            <w:rFonts w:hint="eastAsia"/>
            <w:highlight w:val="green"/>
          </w:rPr>
          <w:t>检测</w:t>
        </w:r>
      </w:ins>
      <w:ins w:id="1297" w:author="蔡晓旭" w:date="2022-09-27T10:04:00Z">
        <w:r>
          <w:rPr>
            <w:rFonts w:hint="eastAsia"/>
            <w:highlight w:val="green"/>
            <w:rPrChange w:id="1298" w:author="蔡晓旭" w:date="2022-09-27T10:05:00Z">
              <w:rPr>
                <w:rFonts w:hint="eastAsia"/>
              </w:rPr>
            </w:rPrChange>
          </w:rPr>
          <w:t>无需像其他</w:t>
        </w:r>
      </w:ins>
      <w:ins w:id="1299" w:author="蔡晓旭" w:date="2022-09-27T10:04:00Z">
        <w:r>
          <w:rPr>
            <w:rFonts w:hint="eastAsia"/>
            <w:highlight w:val="green"/>
            <w:rPrChange w:id="1300" w:author="蔡晓旭" w:date="2022-09-27T10:05:00Z">
              <w:rPr>
                <w:rFonts w:hint="eastAsia"/>
              </w:rPr>
            </w:rPrChange>
          </w:rPr>
          <w:t>4</w:t>
        </w:r>
      </w:ins>
      <w:ins w:id="1301" w:author="蔡晓旭" w:date="2022-09-27T10:04:00Z">
        <w:r>
          <w:rPr>
            <w:rFonts w:hint="eastAsia"/>
            <w:highlight w:val="green"/>
            <w:rPrChange w:id="1302" w:author="蔡晓旭" w:date="2022-09-27T10:05:00Z">
              <w:rPr>
                <w:rFonts w:hint="eastAsia"/>
              </w:rPr>
            </w:rPrChange>
          </w:rPr>
          <w:t>个维度提供豆腐块等展示</w:t>
        </w:r>
      </w:ins>
      <w:ins w:id="1303" w:author="蔡晓旭" w:date="2022-09-27T10:05:00Z">
        <w:r>
          <w:rPr>
            <w:rFonts w:hint="eastAsia"/>
            <w:highlight w:val="green"/>
            <w:rPrChange w:id="1304" w:author="蔡晓旭" w:date="2022-09-27T10:05:00Z">
              <w:rPr>
                <w:rFonts w:hint="eastAsia"/>
              </w:rPr>
            </w:rPrChange>
          </w:rPr>
          <w:t>）。</w:t>
        </w:r>
      </w:ins>
    </w:p>
    <w:p>
      <w:pPr>
        <w:pStyle w:val="23"/>
        <w:numPr>
          <w:ilvl w:val="0"/>
          <w:numId w:val="12"/>
        </w:numPr>
        <w:ind w:firstLineChars="0"/>
      </w:pPr>
      <w:r>
        <w:rPr>
          <w:rFonts w:hint="eastAsia"/>
        </w:rPr>
        <w:t>归因X</w:t>
      </w:r>
      <w:r>
        <w:t>X</w:t>
      </w:r>
      <w:r>
        <w:rPr>
          <w:rFonts w:hint="eastAsia"/>
        </w:rPr>
        <w:t>个：按照所提供的所有入模因子所属归因分类信息，统计各分类项下对应的因子数量进行展示。</w:t>
      </w:r>
    </w:p>
    <w:p>
      <w:pPr>
        <w:pStyle w:val="23"/>
        <w:numPr>
          <w:ilvl w:val="0"/>
          <w:numId w:val="12"/>
        </w:numPr>
        <w:ind w:firstLineChars="0"/>
      </w:pPr>
      <w:r>
        <w:rPr>
          <w:rFonts w:hint="eastAsia"/>
        </w:rPr>
        <w:t>归因分类正常/异常：当分类下有异常因子时，则显示为异常，其他均为正常。</w:t>
      </w:r>
    </w:p>
    <w:p>
      <w:pPr>
        <w:pStyle w:val="23"/>
        <w:numPr>
          <w:ilvl w:val="0"/>
          <w:numId w:val="12"/>
        </w:numPr>
        <w:ind w:firstLineChars="0"/>
        <w:rPr>
          <w:ins w:id="1305" w:author="蔡晓旭" w:date="2022-07-27T10:56:00Z"/>
        </w:rPr>
      </w:pPr>
      <w:r>
        <w:rPr>
          <w:rFonts w:hint="eastAsia"/>
        </w:rPr>
        <w:t>因子信息：</w:t>
      </w:r>
      <w:ins w:id="1306" w:author="蔡晓旭" w:date="2022-08-05T09:43:00Z">
        <w:r>
          <w:rPr>
            <w:rFonts w:hint="eastAsia"/>
          </w:rPr>
          <w:t>当分类下有异常因子时，</w:t>
        </w:r>
      </w:ins>
      <w:ins w:id="1307" w:author="蔡晓旭" w:date="2022-08-05T09:44:00Z">
        <w:r>
          <w:rPr>
            <w:rFonts w:hint="eastAsia"/>
          </w:rPr>
          <w:t>优先选取分类下异常因子进行展示</w:t>
        </w:r>
      </w:ins>
      <w:ins w:id="1308" w:author="蔡晓旭" w:date="2022-08-05T09:45:00Z">
        <w:r>
          <w:rPr>
            <w:rFonts w:hint="eastAsia"/>
          </w:rPr>
          <w:t>，若异常因子不足3个或无异常因子时，则</w:t>
        </w:r>
      </w:ins>
      <w:r>
        <w:rPr>
          <w:rFonts w:hint="eastAsia"/>
        </w:rPr>
        <w:t>选取</w:t>
      </w:r>
      <w:del w:id="1309" w:author="蔡晓旭" w:date="2022-08-05T09:45:00Z">
        <w:r>
          <w:rPr>
            <w:rFonts w:hint="eastAsia"/>
          </w:rPr>
          <w:delText>各</w:delText>
        </w:r>
      </w:del>
      <w:r>
        <w:rPr>
          <w:rFonts w:hint="eastAsia"/>
        </w:rPr>
        <w:t>分类下</w:t>
      </w:r>
      <w:ins w:id="1310" w:author="蔡晓旭" w:date="2022-09-09T14:29:00Z">
        <w:r>
          <w:rPr>
            <w:rFonts w:hint="eastAsia"/>
          </w:rPr>
          <w:t>贡献度最高的t</w:t>
        </w:r>
      </w:ins>
      <w:ins w:id="1311" w:author="蔡晓旭" w:date="2022-09-09T14:29:00Z">
        <w:r>
          <w:rPr/>
          <w:t xml:space="preserve">op </w:t>
        </w:r>
      </w:ins>
      <w:del w:id="1312" w:author="蔡晓旭" w:date="2022-09-09T13:40:00Z">
        <w:r>
          <w:rPr>
            <w:rFonts w:hint="eastAsia"/>
          </w:rPr>
          <w:delText>贡献度最高的前</w:delText>
        </w:r>
      </w:del>
      <w:r>
        <w:rPr>
          <w:rFonts w:hint="eastAsia"/>
        </w:rPr>
        <w:t>3个因子进行展示（若某个分类下不足</w:t>
      </w:r>
      <w:r>
        <w:t>3</w:t>
      </w:r>
      <w:r>
        <w:rPr>
          <w:rFonts w:hint="eastAsia"/>
        </w:rPr>
        <w:t>个因子，则全部展示出来</w:t>
      </w:r>
      <w:ins w:id="1313" w:author="蔡晓旭" w:date="2022-09-09T14:29:00Z">
        <w:r>
          <w:rPr>
            <w:rFonts w:hint="eastAsia"/>
          </w:rPr>
          <w:t>；</w:t>
        </w:r>
      </w:ins>
      <w:ins w:id="1314" w:author="蔡晓旭" w:date="2022-09-09T14:29:00Z">
        <w:r>
          <w:rPr>
            <w:rFonts w:hint="eastAsia"/>
            <w:highlight w:val="green"/>
            <w:rPrChange w:id="1315" w:author="蔡晓旭" w:date="2022-09-09T15:22:00Z">
              <w:rPr>
                <w:rFonts w:hint="eastAsia"/>
              </w:rPr>
            </w:rPrChange>
          </w:rPr>
          <w:t>另外若有贡献度占比的因子不足</w:t>
        </w:r>
      </w:ins>
      <w:ins w:id="1316" w:author="蔡晓旭" w:date="2022-09-09T14:29:00Z">
        <w:r>
          <w:rPr>
            <w:highlight w:val="green"/>
            <w:rPrChange w:id="1317" w:author="蔡晓旭" w:date="2022-09-09T15:22:00Z">
              <w:rPr/>
            </w:rPrChange>
          </w:rPr>
          <w:t>3</w:t>
        </w:r>
      </w:ins>
      <w:ins w:id="1318" w:author="蔡晓旭" w:date="2022-09-09T14:29:00Z">
        <w:r>
          <w:rPr>
            <w:rFonts w:hint="eastAsia"/>
            <w:highlight w:val="green"/>
            <w:rPrChange w:id="1319" w:author="蔡晓旭" w:date="2022-09-09T15:22:00Z">
              <w:rPr>
                <w:rFonts w:hint="eastAsia"/>
              </w:rPr>
            </w:rPrChange>
          </w:rPr>
          <w:t>个，</w:t>
        </w:r>
      </w:ins>
      <w:ins w:id="1320" w:author="蔡晓旭" w:date="2022-09-09T14:30:00Z">
        <w:r>
          <w:rPr>
            <w:rFonts w:hint="eastAsia"/>
            <w:highlight w:val="green"/>
            <w:rPrChange w:id="1321" w:author="蔡晓旭" w:date="2022-09-09T15:22:00Z">
              <w:rPr>
                <w:rFonts w:hint="eastAsia"/>
              </w:rPr>
            </w:rPrChange>
          </w:rPr>
          <w:t>则优先按照贡献度占比由高到低展示因子再以无贡献度占比的因子进行补充</w:t>
        </w:r>
      </w:ins>
      <w:r>
        <w:rPr>
          <w:rFonts w:hint="eastAsia"/>
        </w:rPr>
        <w:t>），展示顺序按照因子贡献度得分由高到低的顺序。展示格式为【因子名称】：【因子原始值】。</w:t>
      </w:r>
    </w:p>
    <w:p>
      <w:pPr>
        <w:numPr>
          <w:ilvl w:val="0"/>
          <w:numId w:val="12"/>
        </w:numPr>
        <w:ind w:left="480" w:hanging="360" w:firstLineChars="0"/>
        <w:rPr>
          <w:color w:val="FF0000"/>
          <w:rPrChange w:id="1323" w:author="蔡晓旭" w:date="2022-09-09T14:33:00Z">
            <w:rPr/>
          </w:rPrChange>
        </w:rPr>
        <w:pPrChange w:id="1322" w:author="蔡晓旭" w:date="2022-07-27T10:56:00Z">
          <w:pPr>
            <w:pStyle w:val="23"/>
            <w:numPr>
              <w:ilvl w:val="0"/>
              <w:numId w:val="12"/>
            </w:numPr>
            <w:ind w:left="840" w:hanging="360" w:firstLineChars="0"/>
          </w:pPr>
        </w:pPrChange>
      </w:pPr>
      <w:ins w:id="1324" w:author="蔡晓旭" w:date="2022-07-27T10:56:00Z">
        <w:r>
          <w:rPr>
            <w:rFonts w:hint="eastAsia"/>
            <w:color w:val="FF0000"/>
            <w:rPrChange w:id="1325" w:author="蔡晓旭" w:date="2022-09-09T14:33:00Z">
              <w:rPr>
                <w:rFonts w:hint="eastAsia"/>
              </w:rPr>
            </w:rPrChange>
          </w:rPr>
          <w:t>注：当因子原始值为空时，</w:t>
        </w:r>
      </w:ins>
      <w:ins w:id="1326" w:author="蔡晓旭" w:date="2022-07-27T10:57:00Z">
        <w:r>
          <w:rPr>
            <w:rFonts w:hint="eastAsia"/>
            <w:color w:val="FF0000"/>
            <w:rPrChange w:id="1327" w:author="蔡晓旭" w:date="2022-09-09T14:33:00Z">
              <w:rPr>
                <w:rFonts w:hint="eastAsia"/>
              </w:rPr>
            </w:rPrChange>
          </w:rPr>
          <w:t>不展示具体因子信息</w:t>
        </w:r>
      </w:ins>
      <w:ins w:id="1328" w:author="蔡晓旭" w:date="2022-07-27T10:58:00Z">
        <w:r>
          <w:rPr>
            <w:rFonts w:hint="eastAsia"/>
            <w:color w:val="FF0000"/>
            <w:rPrChange w:id="1329" w:author="蔡晓旭" w:date="2022-09-09T14:33:00Z">
              <w:rPr>
                <w:rFonts w:hint="eastAsia"/>
              </w:rPr>
            </w:rPrChange>
          </w:rPr>
          <w:t>。</w:t>
        </w:r>
      </w:ins>
    </w:p>
    <w:p>
      <w:pPr>
        <w:ind w:firstLine="480" w:firstLineChars="200"/>
      </w:pPr>
    </w:p>
    <w:p>
      <w:pPr>
        <w:ind w:firstLine="480" w:firstLineChars="200"/>
      </w:pPr>
      <w:r>
        <w:rPr>
          <w:rFonts w:hint="eastAsia"/>
        </w:rPr>
        <w:t>舆情维度，则需以事件时间轴形式，展示该主体</w:t>
      </w:r>
      <w:r>
        <w:rPr>
          <w:rFonts w:hint="eastAsia"/>
          <w:b/>
        </w:rPr>
        <w:t>近一年</w:t>
      </w:r>
      <w:r>
        <w:rPr>
          <w:rFonts w:hint="eastAsia"/>
        </w:rPr>
        <w:t>中的</w:t>
      </w:r>
      <w:del w:id="1330" w:author="蔡晓旭" w:date="2022-09-09T14:33:00Z">
        <w:r>
          <w:rPr>
            <w:rFonts w:hint="eastAsia"/>
          </w:rPr>
          <w:delText>重要</w:delText>
        </w:r>
      </w:del>
      <w:r>
        <w:rPr>
          <w:rFonts w:hint="eastAsia"/>
          <w:b/>
        </w:rPr>
        <w:t>新闻、公告</w:t>
      </w:r>
      <w:r>
        <w:rPr>
          <w:rFonts w:hint="eastAsia"/>
        </w:rPr>
        <w:t>以及</w:t>
      </w:r>
      <w:r>
        <w:rPr>
          <w:rFonts w:hint="eastAsia"/>
          <w:b/>
        </w:rPr>
        <w:t>司法、诚信事件</w:t>
      </w:r>
      <w:r>
        <w:rPr>
          <w:rFonts w:hint="eastAsia"/>
        </w:rPr>
        <w:t>。</w:t>
      </w:r>
    </w:p>
    <w:p>
      <w:pPr>
        <w:ind w:firstLine="480" w:firstLineChars="200"/>
        <w:rPr>
          <w:del w:id="1331" w:author="蔡晓旭" w:date="2022-08-31T16:23:00Z"/>
        </w:rPr>
      </w:pPr>
      <w:del w:id="1332" w:author="蔡晓旭" w:date="2022-08-31T16:23:00Z">
        <w:r>
          <w:rPr>
            <w:rFonts w:hint="eastAsia"/>
          </w:rPr>
          <w:delText>考虑到一年的新闻、公告、司法、诚信数量较大，可能影响到页面的加载效率，默认展示事件轴的时间长度可根据技术评估调整（例如默认展示近</w:delText>
        </w:r>
      </w:del>
      <w:del w:id="1333" w:author="蔡晓旭" w:date="2022-08-31T16:23:00Z">
        <w:r>
          <w:rPr/>
          <w:delText>3</w:delText>
        </w:r>
      </w:del>
      <w:del w:id="1334" w:author="蔡晓旭" w:date="2022-08-31T16:23:00Z">
        <w:r>
          <w:rPr>
            <w:rFonts w:hint="eastAsia"/>
          </w:rPr>
          <w:delText>个月、近半年等），同时将默认展示时间长度信息在说明上进行文字提醒。</w:delText>
        </w:r>
      </w:del>
    </w:p>
    <w:p>
      <w:pPr>
        <w:ind w:firstLine="480" w:firstLineChars="200"/>
        <w:rPr>
          <w:del w:id="1335" w:author="蔡晓旭" w:date="2022-08-31T16:23:00Z"/>
        </w:rPr>
      </w:pPr>
      <w:del w:id="1336" w:author="蔡晓旭" w:date="2022-08-31T16:23:00Z">
        <w:r>
          <w:rPr>
            <w:rFonts w:hint="eastAsia"/>
          </w:rPr>
          <w:delText>此外，考虑到新闻事件可能会出现某一天某主体集中爆发较多舆情的状况，因此当某主体某天舆情数量超过3条（该阈值可根据技术评估调整）时，则可按照不同的风险标签各挑选一条舆情信息进行展示，最多挑选不超过</w:delText>
        </w:r>
      </w:del>
      <w:del w:id="1337" w:author="蔡晓旭" w:date="2022-08-31T16:23:00Z">
        <w:r>
          <w:rPr/>
          <w:delText>3</w:delText>
        </w:r>
      </w:del>
      <w:del w:id="1338" w:author="蔡晓旭" w:date="2022-08-31T16:23:00Z">
        <w:r>
          <w:rPr>
            <w:rFonts w:hint="eastAsia"/>
          </w:rPr>
          <w:delText>条（</w:delText>
        </w:r>
      </w:del>
      <w:del w:id="1339" w:author="蔡晓旭" w:date="2022-08-05T11:15:00Z">
        <w:r>
          <w:rPr>
            <w:rFonts w:hint="eastAsia"/>
            <w:b/>
            <w:rPrChange w:id="1340" w:author="蔡晓旭" w:date="2022-08-05T11:16:00Z">
              <w:rPr>
                <w:rFonts w:hint="eastAsia"/>
              </w:rPr>
            </w:rPrChange>
          </w:rPr>
          <w:delText>若有超过</w:delText>
        </w:r>
      </w:del>
      <w:del w:id="1341" w:author="蔡晓旭" w:date="2022-08-05T11:15:00Z">
        <w:r>
          <w:rPr>
            <w:b/>
            <w:rPrChange w:id="1342" w:author="蔡晓旭" w:date="2022-08-05T11:16:00Z">
              <w:rPr/>
            </w:rPrChange>
          </w:rPr>
          <w:delText>3</w:delText>
        </w:r>
      </w:del>
      <w:del w:id="1343" w:author="蔡晓旭" w:date="2022-08-05T11:15:00Z">
        <w:r>
          <w:rPr>
            <w:rFonts w:hint="eastAsia"/>
            <w:b/>
            <w:rPrChange w:id="1344" w:author="蔡晓旭" w:date="2022-08-05T11:16:00Z">
              <w:rPr>
                <w:rFonts w:hint="eastAsia"/>
              </w:rPr>
            </w:rPrChange>
          </w:rPr>
          <w:delText>个风险标签的新闻，则</w:delText>
        </w:r>
      </w:del>
      <w:del w:id="1345" w:author="蔡晓旭" w:date="2022-08-31T16:23:00Z">
        <w:r>
          <w:rPr>
            <w:rFonts w:hint="eastAsia"/>
            <w:b/>
            <w:rPrChange w:id="1346" w:author="蔡晓旭" w:date="2022-08-05T11:16:00Z">
              <w:rPr>
                <w:rFonts w:hint="eastAsia"/>
              </w:rPr>
            </w:rPrChange>
          </w:rPr>
          <w:delText>按照</w:delText>
        </w:r>
      </w:del>
      <w:del w:id="1347" w:author="蔡晓旭" w:date="2022-08-05T11:16:00Z">
        <w:r>
          <w:rPr>
            <w:rFonts w:hint="eastAsia"/>
            <w:b/>
            <w:rPrChange w:id="1348" w:author="蔡晓旭" w:date="2022-08-05T11:16:00Z">
              <w:rPr>
                <w:rFonts w:hint="eastAsia"/>
              </w:rPr>
            </w:rPrChange>
          </w:rPr>
          <w:delText>新闻重要性</w:delText>
        </w:r>
      </w:del>
      <w:del w:id="1349" w:author="蔡晓旭" w:date="2022-08-05T11:15:00Z">
        <w:r>
          <w:rPr>
            <w:rFonts w:hint="eastAsia"/>
            <w:b/>
            <w:rPrChange w:id="1350" w:author="蔡晓旭" w:date="2022-08-05T11:16:00Z">
              <w:rPr>
                <w:rFonts w:hint="eastAsia"/>
              </w:rPr>
            </w:rPrChange>
          </w:rPr>
          <w:delText>由高到低选取</w:delText>
        </w:r>
      </w:del>
      <w:del w:id="1351" w:author="蔡晓旭" w:date="2022-08-05T11:15:00Z">
        <w:r>
          <w:rPr>
            <w:b/>
            <w:rPrChange w:id="1352" w:author="蔡晓旭" w:date="2022-08-05T11:16:00Z">
              <w:rPr/>
            </w:rPrChange>
          </w:rPr>
          <w:delText>3</w:delText>
        </w:r>
      </w:del>
      <w:del w:id="1353" w:author="蔡晓旭" w:date="2022-08-05T11:15:00Z">
        <w:r>
          <w:rPr>
            <w:rFonts w:hint="eastAsia"/>
            <w:b/>
            <w:rPrChange w:id="1354" w:author="蔡晓旭" w:date="2022-08-05T11:16:00Z">
              <w:rPr>
                <w:rFonts w:hint="eastAsia"/>
              </w:rPr>
            </w:rPrChange>
          </w:rPr>
          <w:delText>条风险标签不一样的新闻</w:delText>
        </w:r>
      </w:del>
      <w:del w:id="1355" w:author="蔡晓旭" w:date="2022-08-31T16:23:00Z">
        <w:r>
          <w:rPr>
            <w:rFonts w:hint="eastAsia"/>
          </w:rPr>
          <w:delText>）。</w:delText>
        </w:r>
      </w:del>
    </w:p>
    <w:p>
      <w:pPr>
        <w:ind w:firstLine="480" w:firstLineChars="200"/>
      </w:pPr>
      <w:r>
        <w:rPr>
          <w:rFonts w:hint="eastAsia"/>
        </w:rPr>
        <w:t>该事件轴上展示信息需包含：消息时间、风险标签</w:t>
      </w:r>
      <w:ins w:id="1356" w:author="蔡晓旭" w:date="2022-09-09T14:34:00Z">
        <w:r>
          <w:rPr>
            <w:rFonts w:hint="eastAsia"/>
          </w:rPr>
          <w:t>（仅新闻、公告</w:t>
        </w:r>
      </w:ins>
      <w:ins w:id="1357" w:author="蔡晓旭" w:date="2022-09-09T14:35:00Z">
        <w:r>
          <w:rPr>
            <w:rFonts w:hint="eastAsia"/>
          </w:rPr>
          <w:t>展示</w:t>
        </w:r>
      </w:ins>
      <w:ins w:id="1358" w:author="蔡晓旭" w:date="2022-09-09T14:34:00Z">
        <w:r>
          <w:rPr>
            <w:rFonts w:hint="eastAsia"/>
          </w:rPr>
          <w:t>）</w:t>
        </w:r>
      </w:ins>
      <w:r>
        <w:rPr>
          <w:rFonts w:hint="eastAsia"/>
        </w:rPr>
        <w:t>、标题（新闻、公告</w:t>
      </w:r>
      <w:del w:id="1359" w:author="蔡晓旭" w:date="2022-09-09T15:23:00Z">
        <w:r>
          <w:rPr>
            <w:rFonts w:hint="eastAsia"/>
          </w:rPr>
          <w:delText>、诚信</w:delText>
        </w:r>
      </w:del>
      <w:r>
        <w:rPr>
          <w:rFonts w:hint="eastAsia"/>
        </w:rPr>
        <w:t>均直接展示标题，司法</w:t>
      </w:r>
      <w:del w:id="1360" w:author="蔡晓旭" w:date="2022-08-31T16:23:00Z">
        <w:r>
          <w:rPr>
            <w:rFonts w:hint="eastAsia"/>
          </w:rPr>
          <w:delText>待根据具体数据情况考虑拼接生成标题</w:delText>
        </w:r>
      </w:del>
      <w:ins w:id="1361" w:author="蔡晓旭" w:date="2022-09-09T15:23:00Z">
        <w:r>
          <w:rPr>
            <w:rFonts w:hint="eastAsia"/>
          </w:rPr>
          <w:t>（包括</w:t>
        </w:r>
      </w:ins>
      <w:ins w:id="1362" w:author="蔡晓旭" w:date="2022-08-31T16:23:00Z">
        <w:r>
          <w:rPr>
            <w:rFonts w:hint="eastAsia"/>
          </w:rPr>
          <w:t>法院诉讼、开庭庭审</w:t>
        </w:r>
      </w:ins>
      <w:r>
        <w:rPr>
          <w:rFonts w:hint="eastAsia"/>
        </w:rPr>
        <w:t>）</w:t>
      </w:r>
      <w:ins w:id="1363" w:author="蔡晓旭" w:date="2022-09-09T15:23:00Z">
        <w:r>
          <w:rPr>
            <w:rFonts w:hint="eastAsia"/>
          </w:rPr>
          <w:t>诚信展示拼接的标题）</w:t>
        </w:r>
      </w:ins>
      <w:r>
        <w:rPr>
          <w:rFonts w:hint="eastAsia"/>
        </w:rPr>
        <w:t>、情感等级（</w:t>
      </w:r>
      <w:ins w:id="1364" w:author="蔡晓旭" w:date="2022-08-31T16:27:00Z">
        <w:r>
          <w:rPr>
            <w:rFonts w:hint="eastAsia"/>
          </w:rPr>
          <w:t>仅新闻</w:t>
        </w:r>
      </w:ins>
      <w:ins w:id="1365" w:author="蔡晓旭" w:date="2022-09-09T14:34:00Z">
        <w:r>
          <w:rPr>
            <w:rFonts w:hint="eastAsia"/>
          </w:rPr>
          <w:t>展示</w:t>
        </w:r>
      </w:ins>
      <w:ins w:id="1366" w:author="蔡晓旭" w:date="2022-08-31T16:27:00Z">
        <w:r>
          <w:rPr>
            <w:rFonts w:hint="eastAsia"/>
          </w:rPr>
          <w:t>：</w:t>
        </w:r>
      </w:ins>
      <w:r>
        <w:rPr>
          <w:rFonts w:hint="eastAsia"/>
        </w:rPr>
        <w:t>一般负面、</w:t>
      </w:r>
      <w:ins w:id="1367" w:author="蔡晓旭" w:date="2022-07-29T11:20:00Z">
        <w:r>
          <w:rPr>
            <w:rFonts w:hint="eastAsia"/>
          </w:rPr>
          <w:t>重点</w:t>
        </w:r>
      </w:ins>
      <w:del w:id="1368" w:author="蔡晓旭" w:date="2022-07-29T11:20:00Z">
        <w:r>
          <w:rPr>
            <w:rFonts w:hint="eastAsia"/>
          </w:rPr>
          <w:delText>重要</w:delText>
        </w:r>
      </w:del>
      <w:r>
        <w:rPr>
          <w:rFonts w:hint="eastAsia"/>
        </w:rPr>
        <w:t>负面、严重负面</w:t>
      </w:r>
      <w:ins w:id="1369" w:author="蔡晓旭" w:date="2022-08-31T16:27:00Z">
        <w:r>
          <w:rPr>
            <w:rFonts w:hint="eastAsia"/>
          </w:rPr>
          <w:t>，公告、司法、诚信均不展示</w:t>
        </w:r>
      </w:ins>
      <w:r>
        <w:rPr>
          <w:rFonts w:hint="eastAsia"/>
        </w:rPr>
        <w:t>）。</w:t>
      </w:r>
    </w:p>
    <w:p>
      <w:pPr>
        <w:ind w:firstLine="480" w:firstLineChars="200"/>
      </w:pPr>
      <w:r>
        <w:rPr>
          <w:rFonts w:hint="eastAsia"/>
        </w:rPr>
        <w:t>需支持点击事件轴上的标题，打开抽屉，展示舆情、公告、司法、诚信</w:t>
      </w:r>
      <w:ins w:id="1370" w:author="蔡晓旭" w:date="2022-09-09T15:24:00Z">
        <w:r>
          <w:rPr>
            <w:rFonts w:hint="eastAsia"/>
          </w:rPr>
          <w:t>（司法诚信正文展示拼接好的正文）</w:t>
        </w:r>
      </w:ins>
      <w:r>
        <w:rPr>
          <w:rFonts w:hint="eastAsia"/>
        </w:rPr>
        <w:t>的正文，若数据无正文</w:t>
      </w:r>
      <w:del w:id="1371" w:author="蔡晓旭" w:date="2022-09-09T14:33:00Z">
        <w:r>
          <w:rPr>
            <w:rFonts w:hint="eastAsia"/>
          </w:rPr>
          <w:delText>（司法、诚信目前无正文数据，待海通进一步与供应商确认</w:delText>
        </w:r>
      </w:del>
      <w:del w:id="1372" w:author="蔡晓旭" w:date="2022-09-09T14:34:00Z">
        <w:r>
          <w:rPr>
            <w:rFonts w:hint="eastAsia"/>
          </w:rPr>
          <w:delText>）</w:delText>
        </w:r>
      </w:del>
      <w:r>
        <w:rPr>
          <w:rFonts w:hint="eastAsia"/>
        </w:rPr>
        <w:t>则不支持点击查看详情抽屉。</w:t>
      </w:r>
    </w:p>
    <w:p>
      <w:r>
        <w:drawing>
          <wp:inline distT="0" distB="0" distL="0" distR="0">
            <wp:extent cx="8863330" cy="2974340"/>
            <wp:effectExtent l="0" t="0" r="0" b="0"/>
            <wp:docPr id="7" name="图片 7" descr="D:\wechat\WeChat Files\qq693239995\FileStorage\Temp\1657509539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D:\wechat\WeChat Files\qq693239995\FileStorage\Temp\1657509539019.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8863330" cy="2974836"/>
                    </a:xfrm>
                    <a:prstGeom prst="rect">
                      <a:avLst/>
                    </a:prstGeom>
                    <a:noFill/>
                    <a:ln>
                      <a:noFill/>
                    </a:ln>
                  </pic:spPr>
                </pic:pic>
              </a:graphicData>
            </a:graphic>
          </wp:inline>
        </w:drawing>
      </w:r>
    </w:p>
    <w:p>
      <w:pPr>
        <w:pStyle w:val="3"/>
      </w:pPr>
      <w:r>
        <w:rPr>
          <w:rFonts w:hint="eastAsia"/>
        </w:rPr>
        <w:t>归因指标</w:t>
      </w:r>
    </w:p>
    <w:p>
      <w:pPr>
        <w:ind w:firstLine="480" w:firstLineChars="200"/>
      </w:pPr>
      <w:r>
        <w:rPr>
          <w:rFonts w:hint="eastAsia"/>
        </w:rPr>
        <w:t>展示实际入模的因子详细信息，以及各因子维度贡献度</w:t>
      </w:r>
      <w:del w:id="1373" w:author="蔡晓旭" w:date="2022-09-09T14:35:00Z">
        <w:r>
          <w:rPr>
            <w:rFonts w:hint="eastAsia"/>
          </w:rPr>
          <w:delText>占比</w:delText>
        </w:r>
      </w:del>
      <w:ins w:id="1374" w:author="蔡晓旭" w:date="2022-09-09T14:35:00Z">
        <w:r>
          <w:rPr>
            <w:rFonts w:hint="eastAsia"/>
          </w:rPr>
          <w:t>排名</w:t>
        </w:r>
      </w:ins>
      <w:r>
        <w:rPr>
          <w:rFonts w:hint="eastAsia"/>
        </w:rPr>
        <w:t>情况。</w:t>
      </w:r>
    </w:p>
    <w:p>
      <w:pPr>
        <w:ind w:firstLine="480" w:firstLineChars="200"/>
      </w:pPr>
      <w:r>
        <w:rPr>
          <w:rFonts w:hint="eastAsia"/>
        </w:rPr>
        <w:t>该模块默认为隐藏状态，客户可选择展开该模块进行相应的信息查阅。</w:t>
      </w:r>
    </w:p>
    <w:p>
      <w:pPr>
        <w:ind w:firstLine="480" w:firstLineChars="200"/>
      </w:pPr>
      <w:r>
        <w:rPr>
          <w:rFonts w:hint="eastAsia"/>
        </w:rPr>
        <w:t>因子详细信息以列表形式提供，需包含字段：贡献度排名</w:t>
      </w:r>
      <w:ins w:id="1375" w:author="蔡晓旭" w:date="2022-09-09T14:35:00Z">
        <w:r>
          <w:rPr>
            <w:rFonts w:hint="eastAsia"/>
          </w:rPr>
          <w:t>（</w:t>
        </w:r>
      </w:ins>
      <w:ins w:id="1376" w:author="蔡晓旭" w:date="2022-09-09T14:35:00Z">
        <w:r>
          <w:rPr>
            <w:rFonts w:hint="eastAsia"/>
            <w:highlight w:val="green"/>
            <w:rPrChange w:id="1377" w:author="蔡晓旭" w:date="2022-09-09T14:36:00Z">
              <w:rPr>
                <w:rFonts w:hint="eastAsia"/>
              </w:rPr>
            </w:rPrChange>
          </w:rPr>
          <w:t>优先对有贡献度占比</w:t>
        </w:r>
      </w:ins>
      <w:ins w:id="1378" w:author="蔡晓旭" w:date="2022-09-09T14:36:00Z">
        <w:r>
          <w:rPr>
            <w:rFonts w:hint="eastAsia"/>
            <w:highlight w:val="green"/>
            <w:rPrChange w:id="1379" w:author="蔡晓旭" w:date="2022-09-09T14:36:00Z">
              <w:rPr>
                <w:rFonts w:hint="eastAsia"/>
              </w:rPr>
            </w:rPrChange>
          </w:rPr>
          <w:t>值的因子由大到小排序生成排名，其他无贡献度占比值的因子贡献度排名置空</w:t>
        </w:r>
      </w:ins>
      <w:ins w:id="1380" w:author="蔡晓旭" w:date="2022-09-09T14:35:00Z">
        <w:r>
          <w:rPr>
            <w:rFonts w:hint="eastAsia"/>
          </w:rPr>
          <w:t>）</w:t>
        </w:r>
      </w:ins>
      <w:r>
        <w:rPr>
          <w:rFonts w:hint="eastAsia"/>
        </w:rPr>
        <w:t>、指标名称、归因维度、归因类别、指标评价（列名需要调整为指标评价）、因子值、敞口/行业中位数、上次指标值、</w:t>
      </w:r>
      <w:commentRangeStart w:id="14"/>
      <w:r>
        <w:rPr>
          <w:rFonts w:hint="eastAsia"/>
        </w:rPr>
        <w:t>指标计算公式、指标释义</w:t>
      </w:r>
      <w:commentRangeEnd w:id="14"/>
      <w:r>
        <w:rPr>
          <w:rStyle w:val="15"/>
        </w:rPr>
        <w:commentReference w:id="14"/>
      </w:r>
      <w:r>
        <w:rPr>
          <w:rFonts w:hint="eastAsia"/>
        </w:rPr>
        <w:t>。</w:t>
      </w:r>
    </w:p>
    <w:p>
      <w:pPr>
        <w:ind w:firstLine="480" w:firstLineChars="200"/>
      </w:pPr>
      <w:r>
        <w:rPr>
          <w:rFonts w:hint="eastAsia"/>
        </w:rPr>
        <w:t>其中：指标评价即根据异常指标判断逻辑，对于判断为异常的指标显示为异常，其余显示为正常。</w:t>
      </w:r>
    </w:p>
    <w:p>
      <w:pPr>
        <w:ind w:firstLine="480" w:firstLineChars="200"/>
      </w:pPr>
      <w:r>
        <w:rPr>
          <w:rFonts w:hint="eastAsia"/>
        </w:rPr>
        <w:t>行业/敞口中位数：即对应指标按照主体所属行业/敞口（城投主体即以城投敞口为范围计算、</w:t>
      </w:r>
      <w:ins w:id="1381" w:author="蔡晓旭" w:date="2022-09-09T14:38:00Z">
        <w:r>
          <w:rPr>
            <w:rFonts w:hint="eastAsia"/>
          </w:rPr>
          <w:t>非城投</w:t>
        </w:r>
      </w:ins>
      <w:del w:id="1382" w:author="蔡晓旭" w:date="2022-09-09T14:38:00Z">
        <w:r>
          <w:rPr>
            <w:rFonts w:hint="eastAsia"/>
          </w:rPr>
          <w:delText>产业</w:delText>
        </w:r>
      </w:del>
      <w:r>
        <w:rPr>
          <w:rFonts w:hint="eastAsia"/>
        </w:rPr>
        <w:t>主体按照证监会一级行业分类为范围计算）计算指标值的中位数。</w:t>
      </w:r>
    </w:p>
    <w:p>
      <w:pPr>
        <w:ind w:firstLine="480" w:firstLineChars="200"/>
      </w:pPr>
      <w:r>
        <w:rPr>
          <w:rFonts w:hint="eastAsia"/>
        </w:rPr>
        <w:t>对于舆情维度的指标，需支持点击指标，根据各个舆情类指标对应事件信息筛选逻辑，联动至归因详情板块-舆情维度的事件轴中的事件信息筛选。</w:t>
      </w:r>
    </w:p>
    <w:p>
      <w:r>
        <w:drawing>
          <wp:inline distT="0" distB="0" distL="0" distR="0">
            <wp:extent cx="8863330" cy="3649345"/>
            <wp:effectExtent l="0" t="0" r="0" b="8255"/>
            <wp:docPr id="8" name="图片 8" descr="D:\wechat\WeChat Files\qq693239995\FileStorage\Temp\1657515932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D:\wechat\WeChat Files\qq693239995\FileStorage\Temp\165751593203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8863330" cy="3649606"/>
                    </a:xfrm>
                    <a:prstGeom prst="rect">
                      <a:avLst/>
                    </a:prstGeom>
                    <a:noFill/>
                    <a:ln>
                      <a:noFill/>
                    </a:ln>
                  </pic:spPr>
                </pic:pic>
              </a:graphicData>
            </a:graphic>
          </wp:inline>
        </w:drawing>
      </w:r>
    </w:p>
    <w:p>
      <w:pPr>
        <w:pStyle w:val="3"/>
      </w:pPr>
      <w:r>
        <w:rPr>
          <w:rFonts w:hint="eastAsia"/>
        </w:rPr>
        <w:t>归因对比</w:t>
      </w:r>
    </w:p>
    <w:p>
      <w:pPr>
        <w:ind w:firstLine="480" w:firstLineChars="200"/>
      </w:pPr>
      <w:r>
        <w:rPr>
          <w:rFonts w:hint="eastAsia"/>
        </w:rPr>
        <w:t>该模块主要支持用户指定两个时间（默认为最新与前一次对比），对比主体预警等级以及归因。</w:t>
      </w:r>
    </w:p>
    <w:p>
      <w:pPr>
        <w:ind w:firstLine="480" w:firstLineChars="200"/>
      </w:pPr>
      <w:r>
        <w:rPr>
          <w:rFonts w:hint="eastAsia"/>
        </w:rPr>
        <w:t>因此由上至下需提供：</w:t>
      </w:r>
    </w:p>
    <w:p>
      <w:pPr>
        <w:pStyle w:val="23"/>
        <w:numPr>
          <w:ilvl w:val="0"/>
          <w:numId w:val="13"/>
        </w:numPr>
        <w:ind w:firstLineChars="0"/>
      </w:pPr>
      <w:r>
        <w:rPr>
          <w:rFonts w:hint="eastAsia"/>
        </w:rPr>
        <w:t>时间筛选框：支持用户选择两个需进行对比的日期，日期需限定单向（即左边日期小于右边日期）</w:t>
      </w:r>
    </w:p>
    <w:p>
      <w:pPr>
        <w:pStyle w:val="23"/>
        <w:numPr>
          <w:ilvl w:val="0"/>
          <w:numId w:val="13"/>
        </w:numPr>
        <w:ind w:firstLineChars="0"/>
      </w:pPr>
      <w:r>
        <w:rPr>
          <w:rFonts w:hint="eastAsia"/>
        </w:rPr>
        <w:t>主体综合预警等级变动：分别展示主体在两个用户指定的日期下的综合预警等级。</w:t>
      </w:r>
    </w:p>
    <w:p>
      <w:pPr>
        <w:pStyle w:val="23"/>
        <w:numPr>
          <w:ilvl w:val="0"/>
          <w:numId w:val="13"/>
        </w:numPr>
        <w:ind w:firstLineChars="0"/>
      </w:pPr>
      <w:r>
        <w:rPr>
          <w:rFonts w:hint="eastAsia"/>
        </w:rPr>
        <w:t>归因维度风险等级变动：展示主体对应归因维度在两个用户指定的日期下的风险等级。</w:t>
      </w:r>
    </w:p>
    <w:p>
      <w:pPr>
        <w:pStyle w:val="23"/>
        <w:numPr>
          <w:ilvl w:val="0"/>
          <w:numId w:val="13"/>
        </w:numPr>
        <w:ind w:firstLineChars="0"/>
      </w:pPr>
      <w:r>
        <w:rPr>
          <w:rFonts w:hint="eastAsia"/>
        </w:rPr>
        <w:t>各归因维度标签：除舆情维度外的其他3个维度，仍以“豆腐块”形式展现各归因维度下的所有归因分类及因子情况，豆腐块中展示信息包括：</w:t>
      </w:r>
    </w:p>
    <w:p>
      <w:pPr>
        <w:pStyle w:val="23"/>
        <w:numPr>
          <w:ilvl w:val="1"/>
          <w:numId w:val="13"/>
        </w:numPr>
        <w:ind w:firstLineChars="0"/>
        <w:rPr>
          <w:ins w:id="1383" w:author="蔡晓旭" w:date="2022-07-29T13:24:00Z"/>
        </w:rPr>
      </w:pPr>
      <w:r>
        <w:rPr>
          <w:rFonts w:hint="eastAsia"/>
        </w:rPr>
        <w:t>豆腐块中</w:t>
      </w:r>
      <w:del w:id="1384" w:author="蔡晓旭" w:date="2022-07-29T13:27:00Z">
        <w:r>
          <w:rPr>
            <w:rFonts w:hint="eastAsia"/>
          </w:rPr>
          <w:delText>左侧显示因子变动情况，</w:delText>
        </w:r>
      </w:del>
      <w:r>
        <w:rPr>
          <w:rFonts w:hint="eastAsia"/>
        </w:rPr>
        <w:t>主要包括</w:t>
      </w:r>
      <w:r>
        <w:t>3</w:t>
      </w:r>
      <w:r>
        <w:rPr>
          <w:rFonts w:hint="eastAsia"/>
        </w:rPr>
        <w:t>种情况：变化因子</w:t>
      </w:r>
      <w:del w:id="1385" w:author="蔡晓旭" w:date="2022-07-29T11:26:00Z">
        <w:r>
          <w:rPr>
            <w:rFonts w:hint="eastAsia"/>
          </w:rPr>
          <w:delText>0</w:delText>
        </w:r>
      </w:del>
      <w:ins w:id="1386" w:author="蔡晓旭" w:date="2022-07-29T11:26:00Z">
        <w:r>
          <w:rPr/>
          <w:t>X</w:t>
        </w:r>
      </w:ins>
      <w:r>
        <w:rPr>
          <w:rFonts w:hint="eastAsia"/>
        </w:rPr>
        <w:t>个、恶化因子X个、好转因子X个。</w:t>
      </w:r>
    </w:p>
    <w:p>
      <w:pPr>
        <w:pStyle w:val="23"/>
        <w:numPr>
          <w:ilvl w:val="2"/>
          <w:numId w:val="13"/>
        </w:numPr>
        <w:ind w:left="1740" w:hanging="420" w:firstLineChars="0"/>
        <w:rPr>
          <w:ins w:id="1388" w:author="蔡晓旭" w:date="2022-07-29T13:24:00Z"/>
        </w:rPr>
        <w:pPrChange w:id="1387" w:author="蔡晓旭" w:date="2022-07-29T13:24:00Z">
          <w:pPr>
            <w:pStyle w:val="23"/>
            <w:numPr>
              <w:ilvl w:val="1"/>
              <w:numId w:val="13"/>
            </w:numPr>
            <w:ind w:left="1320" w:hanging="420" w:firstLineChars="0"/>
          </w:pPr>
        </w:pPrChange>
      </w:pPr>
      <w:r>
        <w:rPr>
          <w:rFonts w:hint="eastAsia"/>
        </w:rPr>
        <w:t>当综合预警等级上升（风险上升）时，仅筛选、展示出恶化的因子（判断因子变化方向是否为恶化参考归因报告中（4</w:t>
      </w:r>
      <w:r>
        <w:t>5</w:t>
      </w:r>
      <w:r>
        <w:rPr>
          <w:rFonts w:hint="eastAsia"/>
        </w:rPr>
        <w:t>）处对应逻辑说明），有恶化因子的归因分类显示为恶化因子X个（X指恶化因子的数量）</w:t>
      </w:r>
      <w:ins w:id="1389" w:author="蔡晓旭" w:date="2022-07-29T11:27:00Z">
        <w:r>
          <w:rPr>
            <w:rFonts w:hint="eastAsia"/>
          </w:rPr>
          <w:t>，无恶化因子的归因分类则显示为恶化因子0个</w:t>
        </w:r>
      </w:ins>
      <w:ins w:id="1390" w:author="蔡晓旭" w:date="2022-07-29T13:27:00Z">
        <w:r>
          <w:rPr>
            <w:rFonts w:hint="eastAsia"/>
          </w:rPr>
          <w:t>。</w:t>
        </w:r>
      </w:ins>
      <w:ins w:id="1391" w:author="蔡晓旭" w:date="2022-07-29T13:24:00Z">
        <w:r>
          <w:rPr>
            <w:rFonts w:hint="eastAsia"/>
          </w:rPr>
          <w:t>其中恶化因子数量&gt;</w:t>
        </w:r>
      </w:ins>
      <w:ins w:id="1392" w:author="蔡晓旭" w:date="2022-07-29T13:24:00Z">
        <w:r>
          <w:rPr/>
          <w:t>0</w:t>
        </w:r>
      </w:ins>
      <w:ins w:id="1393" w:author="蔡晓旭" w:date="2022-07-29T13:24:00Z">
        <w:r>
          <w:rPr>
            <w:rFonts w:hint="eastAsia"/>
          </w:rPr>
          <w:t>个的归因分类显示为异常</w:t>
        </w:r>
      </w:ins>
      <w:ins w:id="1394" w:author="蔡晓旭" w:date="2022-07-29T13:27:00Z">
        <w:r>
          <w:rPr>
            <w:rFonts w:hint="eastAsia"/>
          </w:rPr>
          <w:t>，且</w:t>
        </w:r>
      </w:ins>
      <w:ins w:id="1395" w:author="蔡晓旭" w:date="2022-07-29T13:28:00Z">
        <w:r>
          <w:rPr>
            <w:rFonts w:hint="eastAsia"/>
          </w:rPr>
          <w:t>仅展示恶化因子信息。若恶化因子数量=</w:t>
        </w:r>
      </w:ins>
      <w:ins w:id="1396" w:author="蔡晓旭" w:date="2022-07-29T13:28:00Z">
        <w:r>
          <w:rPr/>
          <w:t>0</w:t>
        </w:r>
      </w:ins>
      <w:ins w:id="1397" w:author="蔡晓旭" w:date="2022-07-29T13:28:00Z">
        <w:r>
          <w:rPr>
            <w:rFonts w:hint="eastAsia"/>
          </w:rPr>
          <w:t>的归因分类则显示为正常，且不展示任何因子信息</w:t>
        </w:r>
      </w:ins>
      <w:r>
        <w:rPr>
          <w:rFonts w:hint="eastAsia"/>
        </w:rPr>
        <w:t>；</w:t>
      </w:r>
    </w:p>
    <w:p>
      <w:pPr>
        <w:pStyle w:val="23"/>
        <w:numPr>
          <w:ilvl w:val="2"/>
          <w:numId w:val="13"/>
        </w:numPr>
        <w:ind w:left="1740" w:hanging="420" w:firstLineChars="0"/>
        <w:rPr>
          <w:ins w:id="1399" w:author="蔡晓旭" w:date="2022-07-29T13:24:00Z"/>
        </w:rPr>
        <w:pPrChange w:id="1398" w:author="蔡晓旭" w:date="2022-07-29T13:24:00Z">
          <w:pPr>
            <w:pStyle w:val="23"/>
            <w:numPr>
              <w:ilvl w:val="1"/>
              <w:numId w:val="13"/>
            </w:numPr>
            <w:ind w:left="1320" w:hanging="420" w:firstLineChars="0"/>
          </w:pPr>
        </w:pPrChange>
      </w:pPr>
      <w:r>
        <w:rPr>
          <w:rFonts w:hint="eastAsia"/>
        </w:rPr>
        <w:t>当综合预警等级不变时（风险不变），则</w:t>
      </w:r>
      <w:del w:id="1400" w:author="蔡晓旭" w:date="2022-07-29T11:27:00Z">
        <w:r>
          <w:rPr>
            <w:rFonts w:hint="eastAsia"/>
          </w:rPr>
          <w:delText>仅筛选、</w:delText>
        </w:r>
      </w:del>
      <w:r>
        <w:rPr>
          <w:rFonts w:hint="eastAsia"/>
        </w:rPr>
        <w:t>展示</w:t>
      </w:r>
      <w:del w:id="1401" w:author="蔡晓旭" w:date="2022-07-29T11:27:00Z">
        <w:r>
          <w:rPr>
            <w:rFonts w:hint="eastAsia"/>
          </w:rPr>
          <w:delText>出无</w:delText>
        </w:r>
      </w:del>
      <w:r>
        <w:rPr>
          <w:rFonts w:hint="eastAsia"/>
        </w:rPr>
        <w:t>变动的因子（即</w:t>
      </w:r>
      <w:del w:id="1402" w:author="蔡晓旭" w:date="2022-07-29T11:27:00Z">
        <w:r>
          <w:rPr>
            <w:rFonts w:hint="eastAsia"/>
          </w:rPr>
          <w:delText>不属于</w:delText>
        </w:r>
      </w:del>
      <w:r>
        <w:rPr>
          <w:rFonts w:hint="eastAsia"/>
        </w:rPr>
        <w:t>恶化或好转的因子）</w:t>
      </w:r>
      <w:ins w:id="1403" w:author="蔡晓旭" w:date="2022-07-29T11:27:00Z">
        <w:r>
          <w:rPr>
            <w:rFonts w:hint="eastAsia"/>
          </w:rPr>
          <w:t>，当归因分类下有变动因子则显示变动因子X个，若无则显示变动因子0个</w:t>
        </w:r>
      </w:ins>
      <w:ins w:id="1404" w:author="蔡晓旭" w:date="2022-07-29T13:29:00Z">
        <w:r>
          <w:rPr>
            <w:rFonts w:hint="eastAsia"/>
          </w:rPr>
          <w:t>。</w:t>
        </w:r>
      </w:ins>
      <w:ins w:id="1405" w:author="蔡晓旭" w:date="2022-07-29T13:15:00Z">
        <w:r>
          <w:rPr>
            <w:rFonts w:hint="eastAsia"/>
          </w:rPr>
          <w:t>其中当归因分类变动因子数量&gt;</w:t>
        </w:r>
      </w:ins>
      <w:ins w:id="1406" w:author="蔡晓旭" w:date="2022-07-29T13:15:00Z">
        <w:r>
          <w:rPr/>
          <w:t>0</w:t>
        </w:r>
      </w:ins>
      <w:ins w:id="1407" w:author="蔡晓旭" w:date="2022-07-29T13:15:00Z">
        <w:r>
          <w:rPr>
            <w:rFonts w:hint="eastAsia"/>
          </w:rPr>
          <w:t>且存在恶化因子时，分类评价显示异常</w:t>
        </w:r>
      </w:ins>
      <w:ins w:id="1408" w:author="蔡晓旭" w:date="2022-07-29T13:29:00Z">
        <w:r>
          <w:rPr>
            <w:rFonts w:hint="eastAsia"/>
          </w:rPr>
          <w:t>，且优先展示恶化因子信息，其次展现好转因子信息</w:t>
        </w:r>
      </w:ins>
      <w:ins w:id="1409" w:author="蔡晓旭" w:date="2022-07-29T13:30:00Z">
        <w:r>
          <w:rPr>
            <w:rFonts w:hint="eastAsia"/>
          </w:rPr>
          <w:t>。若归因分类变动因子数量&gt;</w:t>
        </w:r>
      </w:ins>
      <w:ins w:id="1410" w:author="蔡晓旭" w:date="2022-07-29T13:30:00Z">
        <w:r>
          <w:rPr/>
          <w:t>0</w:t>
        </w:r>
      </w:ins>
      <w:ins w:id="1411" w:author="蔡晓旭" w:date="2022-07-29T13:30:00Z">
        <w:r>
          <w:rPr>
            <w:rFonts w:hint="eastAsia"/>
          </w:rPr>
          <w:t>且不存在恶化因子时，分类评价显示正常，且仅展示好转因子信息。若归因分类变动因子数量=</w:t>
        </w:r>
      </w:ins>
      <w:ins w:id="1412" w:author="蔡晓旭" w:date="2022-07-29T13:30:00Z">
        <w:r>
          <w:rPr/>
          <w:t>0</w:t>
        </w:r>
      </w:ins>
      <w:ins w:id="1413" w:author="蔡晓旭" w:date="2022-07-29T13:31:00Z">
        <w:r>
          <w:rPr>
            <w:rFonts w:hint="eastAsia"/>
          </w:rPr>
          <w:t>时，分类评价显示正常且不展示任何因子信息</w:t>
        </w:r>
      </w:ins>
      <w:r>
        <w:rPr>
          <w:rFonts w:hint="eastAsia"/>
        </w:rPr>
        <w:t>；</w:t>
      </w:r>
    </w:p>
    <w:p>
      <w:pPr>
        <w:pStyle w:val="23"/>
        <w:numPr>
          <w:ilvl w:val="2"/>
          <w:numId w:val="13"/>
        </w:numPr>
        <w:ind w:left="1740" w:hanging="420" w:firstLineChars="0"/>
        <w:pPrChange w:id="1414" w:author="蔡晓旭" w:date="2022-07-29T13:24:00Z">
          <w:pPr>
            <w:pStyle w:val="23"/>
            <w:numPr>
              <w:ilvl w:val="1"/>
              <w:numId w:val="13"/>
            </w:numPr>
            <w:ind w:left="1320" w:hanging="420" w:firstLineChars="0"/>
          </w:pPr>
        </w:pPrChange>
      </w:pPr>
      <w:r>
        <w:rPr>
          <w:rFonts w:hint="eastAsia"/>
        </w:rPr>
        <w:t>当综合预警等级下降（风险下降）时，仅筛选、展示出好转的因子（判断逻辑与恶化相反，即低频-财务模型因子指标方向为正，因子值变大时为好转；当指标方向为负，因子值变小时为好转；其他因子根据最新所属档位对应分数相对上次该因子所属档位对应分数，分数下降，即为好转）</w:t>
      </w:r>
      <w:ins w:id="1415" w:author="蔡晓旭" w:date="2022-07-29T11:28:00Z">
        <w:r>
          <w:rPr>
            <w:rFonts w:hint="eastAsia"/>
          </w:rPr>
          <w:t>，若归因分类下有好转因子则显示好转因子X个</w:t>
        </w:r>
      </w:ins>
      <w:ins w:id="1416" w:author="蔡晓旭" w:date="2022-07-29T13:31:00Z">
        <w:r>
          <w:rPr>
            <w:rFonts w:hint="eastAsia"/>
          </w:rPr>
          <w:t>且仅显示好转因子的具体信息</w:t>
        </w:r>
      </w:ins>
      <w:ins w:id="1417" w:author="蔡晓旭" w:date="2022-07-29T11:28:00Z">
        <w:r>
          <w:rPr>
            <w:rFonts w:hint="eastAsia"/>
          </w:rPr>
          <w:t>，若无则显示好转因子0个</w:t>
        </w:r>
      </w:ins>
      <w:ins w:id="1418" w:author="蔡晓旭" w:date="2022-07-29T13:31:00Z">
        <w:r>
          <w:rPr>
            <w:rFonts w:hint="eastAsia"/>
          </w:rPr>
          <w:t>且不展示任何因子的具体信息。分类评价均显示正常</w:t>
        </w:r>
      </w:ins>
      <w:r>
        <w:rPr>
          <w:rFonts w:hint="eastAsia"/>
        </w:rPr>
        <w:t>。</w:t>
      </w:r>
    </w:p>
    <w:p>
      <w:pPr>
        <w:pStyle w:val="23"/>
        <w:numPr>
          <w:ilvl w:val="1"/>
          <w:numId w:val="13"/>
        </w:numPr>
        <w:ind w:firstLineChars="0"/>
        <w:rPr>
          <w:del w:id="1419" w:author="蔡晓旭" w:date="2022-07-29T13:24:00Z"/>
        </w:rPr>
      </w:pPr>
      <w:del w:id="1420" w:author="蔡晓旭" w:date="2022-07-29T13:24:00Z">
        <w:r>
          <w:rPr>
            <w:rFonts w:hint="eastAsia"/>
          </w:rPr>
          <w:delText>归因分类及归因分类评价：根据以上逻辑筛选后，当归因分类</w:delText>
        </w:r>
      </w:del>
      <w:del w:id="1421" w:author="蔡晓旭" w:date="2022-07-29T11:29:00Z">
        <w:r>
          <w:rPr>
            <w:rFonts w:hint="eastAsia"/>
          </w:rPr>
          <w:delText>下有</w:delText>
        </w:r>
      </w:del>
      <w:del w:id="1422" w:author="蔡晓旭" w:date="2022-07-29T13:24:00Z">
        <w:r>
          <w:rPr>
            <w:rFonts w:hint="eastAsia"/>
          </w:rPr>
          <w:delText>恶化因子则显示为异常，其余情况（归因分类下所有筛选出的因子</w:delText>
        </w:r>
      </w:del>
      <w:del w:id="1423" w:author="蔡晓旭" w:date="2022-07-29T11:30:00Z">
        <w:r>
          <w:rPr>
            <w:rFonts w:hint="eastAsia"/>
          </w:rPr>
          <w:delText>不变</w:delText>
        </w:r>
      </w:del>
      <w:del w:id="1424" w:author="蔡晓旭" w:date="2022-07-29T13:24:00Z">
        <w:r>
          <w:rPr>
            <w:rFonts w:hint="eastAsia"/>
          </w:rPr>
          <w:delText>或因子好转）均显示为正常。</w:delText>
        </w:r>
      </w:del>
    </w:p>
    <w:p>
      <w:pPr>
        <w:pStyle w:val="23"/>
        <w:numPr>
          <w:ilvl w:val="1"/>
          <w:numId w:val="13"/>
        </w:numPr>
        <w:ind w:firstLineChars="0"/>
        <w:rPr>
          <w:del w:id="1425" w:author="蔡晓旭" w:date="2022-07-29T13:26:00Z"/>
        </w:rPr>
      </w:pPr>
      <w:del w:id="1426" w:author="蔡晓旭" w:date="2022-07-29T13:26:00Z">
        <w:r>
          <w:rPr>
            <w:rFonts w:hint="eastAsia"/>
          </w:rPr>
          <w:delText>变动指标：根据以上逻辑筛选后，展示出归因分类下对应存在变动（含恶化、好转两个方向）的指标名称以及指标值（需展示变动前的值以及变动后的值）。</w:delText>
        </w:r>
      </w:del>
    </w:p>
    <w:p>
      <w:pPr>
        <w:ind w:left="900"/>
      </w:pPr>
      <w:r>
        <w:rPr>
          <w:rFonts w:hint="eastAsia"/>
        </w:rPr>
        <w:t>舆情维度仍以事件轴形式，展示用户输入的两个时间点之间的新闻、公告、司法、诚信事件，事件的筛选参考归因详情的舆情维度内容。</w:t>
      </w:r>
    </w:p>
    <w:p>
      <w:r>
        <w:drawing>
          <wp:inline distT="0" distB="0" distL="0" distR="0">
            <wp:extent cx="8863330" cy="3401695"/>
            <wp:effectExtent l="0" t="0" r="0" b="8255"/>
            <wp:docPr id="9" name="图片 9" descr="D:\wechat\WeChat Files\qq693239995\FileStorage\Temp\1657516352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D:\wechat\WeChat Files\qq693239995\FileStorage\Temp\165751635272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8863330" cy="3401695"/>
                    </a:xfrm>
                    <a:prstGeom prst="rect">
                      <a:avLst/>
                    </a:prstGeom>
                    <a:noFill/>
                    <a:ln>
                      <a:noFill/>
                    </a:ln>
                  </pic:spPr>
                </pic:pic>
              </a:graphicData>
            </a:graphic>
          </wp:inline>
        </w:drawing>
      </w:r>
    </w:p>
    <w:p>
      <w:pPr>
        <w:pStyle w:val="23"/>
        <w:numPr>
          <w:ilvl w:val="0"/>
          <w:numId w:val="13"/>
        </w:numPr>
        <w:ind w:firstLineChars="0"/>
      </w:pPr>
      <w:r>
        <w:rPr>
          <w:rFonts w:hint="eastAsia"/>
        </w:rPr>
        <w:t>变动因子详情：默认收起，支持点击展开。以列表形式展现筛选出的</w:t>
      </w:r>
      <w:ins w:id="1427" w:author="蔡晓旭" w:date="2022-09-09T15:03:00Z">
        <w:r>
          <w:rPr>
            <w:rFonts w:hint="eastAsia"/>
          </w:rPr>
          <w:t>评分</w:t>
        </w:r>
      </w:ins>
      <w:r>
        <w:rPr>
          <w:rFonts w:hint="eastAsia"/>
        </w:rPr>
        <w:t>变动因子信息，包括变动指标名称、因子维度、因子分类、两个指定日期下的因子贡献度排名</w:t>
      </w:r>
      <w:ins w:id="1428" w:author="蔡晓旭" w:date="2022-09-09T15:05:00Z">
        <w:r>
          <w:rPr>
            <w:rFonts w:hint="eastAsia"/>
          </w:rPr>
          <w:t>（</w:t>
        </w:r>
      </w:ins>
      <w:ins w:id="1429" w:author="蔡晓旭" w:date="2022-09-09T15:05:00Z">
        <w:r>
          <w:rPr>
            <w:rFonts w:hint="eastAsia"/>
            <w:highlight w:val="green"/>
            <w:rPrChange w:id="1430" w:author="蔡晓旭" w:date="2022-09-09T15:05:00Z">
              <w:rPr>
                <w:rFonts w:hint="eastAsia"/>
              </w:rPr>
            </w:rPrChange>
          </w:rPr>
          <w:t>贡献度排名可能为空</w:t>
        </w:r>
      </w:ins>
      <w:ins w:id="1431" w:author="蔡晓旭" w:date="2022-09-09T15:05:00Z">
        <w:r>
          <w:rPr>
            <w:rFonts w:hint="eastAsia"/>
          </w:rPr>
          <w:t>）</w:t>
        </w:r>
      </w:ins>
      <w:r>
        <w:rPr>
          <w:rFonts w:hint="eastAsia"/>
        </w:rPr>
        <w:t>、指标值以及因子变动方向（恶化/好转）。</w:t>
      </w:r>
      <w:ins w:id="1432" w:author="蔡晓旭" w:date="2022-07-29T13:37:00Z">
        <w:r>
          <w:rPr>
            <w:rFonts w:hint="eastAsia"/>
          </w:rPr>
          <w:t>需注意的是，此处展示所有变动因子的信息，不仅限于“豆腐块”处筛选的部分。</w:t>
        </w:r>
      </w:ins>
    </w:p>
    <w:p>
      <w:pPr>
        <w:ind w:left="480"/>
      </w:pPr>
      <w:r>
        <w:drawing>
          <wp:inline distT="0" distB="0" distL="0" distR="0">
            <wp:extent cx="8863330" cy="1997075"/>
            <wp:effectExtent l="0" t="0" r="0" b="3175"/>
            <wp:docPr id="10" name="图片 10" descr="D:\wechat\WeChat Files\qq693239995\FileStorage\Temp\16575175737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D:\wechat\WeChat Files\qq693239995\FileStorage\Temp\165751757375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8863330" cy="1997477"/>
                    </a:xfrm>
                    <a:prstGeom prst="rect">
                      <a:avLst/>
                    </a:prstGeom>
                    <a:noFill/>
                    <a:ln>
                      <a:noFill/>
                    </a:ln>
                  </pic:spPr>
                </pic:pic>
              </a:graphicData>
            </a:graphic>
          </wp:inline>
        </w:drawing>
      </w:r>
    </w:p>
    <w:p>
      <w:pPr>
        <w:pStyle w:val="2"/>
      </w:pPr>
      <w:r>
        <w:rPr>
          <w:rFonts w:hint="eastAsia"/>
        </w:rPr>
        <w:t>归因样例-陕西省水务集团有限公司</w:t>
      </w:r>
    </w:p>
    <w:p>
      <w:pPr>
        <w:pStyle w:val="23"/>
        <w:numPr>
          <w:ilvl w:val="0"/>
          <w:numId w:val="14"/>
        </w:numPr>
        <w:ind w:firstLineChars="0"/>
        <w:rPr>
          <w:b/>
          <w:vanish/>
        </w:rPr>
      </w:pPr>
    </w:p>
    <w:p>
      <w:pPr>
        <w:pStyle w:val="23"/>
        <w:numPr>
          <w:ilvl w:val="0"/>
          <w:numId w:val="14"/>
        </w:numPr>
        <w:ind w:firstLineChars="0"/>
        <w:rPr>
          <w:b/>
          <w:vanish/>
        </w:rPr>
      </w:pPr>
    </w:p>
    <w:p>
      <w:pPr>
        <w:pStyle w:val="23"/>
        <w:numPr>
          <w:ilvl w:val="0"/>
          <w:numId w:val="14"/>
        </w:numPr>
        <w:ind w:firstLineChars="0"/>
        <w:rPr>
          <w:b/>
          <w:vanish/>
        </w:rPr>
      </w:pPr>
    </w:p>
    <w:p>
      <w:pPr>
        <w:pStyle w:val="3"/>
      </w:pPr>
      <w:r>
        <w:rPr>
          <w:rFonts w:hint="eastAsia"/>
        </w:rPr>
        <w:t>归因简报</w:t>
      </w:r>
    </w:p>
    <w:p>
      <w:pPr>
        <w:ind w:firstLine="480" w:firstLineChars="200"/>
      </w:pPr>
      <w:r>
        <w:rPr>
          <w:rFonts w:hint="eastAsia"/>
        </w:rPr>
        <w:t>该主体需关注排查风险点包括：</w:t>
      </w:r>
    </w:p>
    <w:p>
      <w:pPr>
        <w:pStyle w:val="23"/>
        <w:numPr>
          <w:ilvl w:val="0"/>
          <w:numId w:val="6"/>
        </w:numPr>
        <w:ind w:firstLineChars="0"/>
      </w:pPr>
      <w:r>
        <w:rPr>
          <w:rFonts w:hint="eastAsia"/>
          <w:b/>
        </w:rPr>
        <w:t>区域</w:t>
      </w:r>
      <w:r>
        <w:rPr>
          <w:b/>
        </w:rPr>
        <w:t>财政</w:t>
      </w:r>
      <w:r>
        <w:rPr>
          <w:rFonts w:hint="eastAsia"/>
          <w:b/>
        </w:rPr>
        <w:t>异常</w:t>
      </w:r>
      <w:r>
        <w:rPr>
          <w:rFonts w:hint="eastAsia"/>
        </w:rPr>
        <w:t>：</w:t>
      </w:r>
      <w:r>
        <w:rPr>
          <w:rFonts w:hint="eastAsia" w:ascii="宋体" w:hAnsi="宋体"/>
        </w:rPr>
        <w:t>区域一般公共预算收入增长率为</w:t>
      </w:r>
      <w:commentRangeStart w:id="15"/>
      <w:r>
        <w:rPr>
          <w:rFonts w:ascii="宋体" w:hAnsi="宋体"/>
          <w:color w:val="FF0000"/>
          <w:rPrChange w:id="1433" w:author="蔡晓旭" w:date="2022-08-03T10:08:00Z">
            <w:rPr>
              <w:rFonts w:ascii="宋体" w:hAnsi="宋体"/>
            </w:rPr>
          </w:rPrChange>
        </w:rPr>
        <w:t>-1%</w:t>
      </w:r>
      <w:commentRangeEnd w:id="15"/>
      <w:r>
        <w:rPr>
          <w:rStyle w:val="15"/>
        </w:rPr>
        <w:commentReference w:id="15"/>
      </w:r>
      <w:r>
        <w:rPr>
          <w:rFonts w:hint="eastAsia" w:ascii="宋体" w:hAnsi="宋体"/>
        </w:rPr>
        <w:t>，且发生恶化，</w:t>
      </w:r>
      <w:r>
        <w:t>由去年</w:t>
      </w:r>
      <w:r>
        <w:rPr>
          <w:rFonts w:hint="eastAsia"/>
        </w:rPr>
        <w:t>的</w:t>
      </w:r>
      <w:r>
        <w:rPr>
          <w:color w:val="FF0000"/>
          <w:rPrChange w:id="1434" w:author="蔡晓旭" w:date="2022-08-03T10:08:00Z">
            <w:rPr/>
          </w:rPrChange>
        </w:rPr>
        <w:t>2%</w:t>
      </w:r>
      <w:r>
        <w:rPr>
          <w:color w:val="FF0000"/>
          <w:rPrChange w:id="1435" w:author="蔡晓旭" w:date="2022-08-03T10:08:00Z">
            <w:rPr/>
          </w:rPrChange>
        </w:rPr>
        <w:t>降</w:t>
      </w:r>
      <w:r>
        <w:rPr>
          <w:rFonts w:hint="eastAsia"/>
          <w:color w:val="FF0000"/>
          <w:rPrChange w:id="1436" w:author="蔡晓旭" w:date="2022-08-03T10:08:00Z">
            <w:rPr>
              <w:rFonts w:hint="eastAsia"/>
            </w:rPr>
          </w:rPrChange>
        </w:rPr>
        <w:t>至</w:t>
      </w:r>
      <w:r>
        <w:rPr>
          <w:color w:val="FF0000"/>
          <w:rPrChange w:id="1437" w:author="蔡晓旭" w:date="2022-08-03T10:08:00Z">
            <w:rPr/>
          </w:rPrChange>
        </w:rPr>
        <w:t>-1%</w:t>
      </w:r>
    </w:p>
    <w:p>
      <w:pPr>
        <w:pStyle w:val="23"/>
        <w:numPr>
          <w:ilvl w:val="0"/>
          <w:numId w:val="6"/>
        </w:numPr>
        <w:ind w:firstLineChars="0"/>
      </w:pPr>
      <w:r>
        <w:rPr>
          <w:rFonts w:hint="eastAsia"/>
          <w:b/>
        </w:rPr>
        <w:t>区域债务异常</w:t>
      </w:r>
      <w:r>
        <w:rPr>
          <w:rFonts w:hint="eastAsia"/>
        </w:rPr>
        <w:t>：地方政府平台债务率高达</w:t>
      </w:r>
      <w:r>
        <w:rPr>
          <w:color w:val="FF0000"/>
          <w:rPrChange w:id="1438" w:author="蔡晓旭" w:date="2022-08-03T10:08:00Z">
            <w:rPr/>
          </w:rPrChange>
        </w:rPr>
        <w:t>306%</w:t>
      </w:r>
      <w:r>
        <w:rPr>
          <w:rFonts w:hint="eastAsia"/>
        </w:rPr>
        <w:t>，且发生恶化，由去年的</w:t>
      </w:r>
      <w:r>
        <w:rPr>
          <w:color w:val="FF0000"/>
          <w:rPrChange w:id="1439" w:author="蔡晓旭" w:date="2022-08-03T10:08:00Z">
            <w:rPr/>
          </w:rPrChange>
        </w:rPr>
        <w:t>144%</w:t>
      </w:r>
      <w:r>
        <w:rPr>
          <w:rFonts w:hint="eastAsia"/>
          <w:color w:val="FF0000"/>
          <w:rPrChange w:id="1440" w:author="蔡晓旭" w:date="2022-08-03T10:08:00Z">
            <w:rPr>
              <w:rFonts w:hint="eastAsia"/>
            </w:rPr>
          </w:rPrChange>
        </w:rPr>
        <w:t>升至</w:t>
      </w:r>
      <w:r>
        <w:rPr>
          <w:color w:val="FF0000"/>
          <w:rPrChange w:id="1441" w:author="蔡晓旭" w:date="2022-08-03T10:08:00Z">
            <w:rPr/>
          </w:rPrChange>
        </w:rPr>
        <w:t>306%</w:t>
      </w:r>
    </w:p>
    <w:p>
      <w:pPr>
        <w:pStyle w:val="23"/>
        <w:numPr>
          <w:ilvl w:val="0"/>
          <w:numId w:val="6"/>
        </w:numPr>
        <w:ind w:firstLineChars="0"/>
      </w:pPr>
      <w:r>
        <w:rPr>
          <w:rFonts w:hint="eastAsia"/>
          <w:b/>
        </w:rPr>
        <w:t>区域经济异常</w:t>
      </w:r>
      <w:r>
        <w:rPr>
          <w:rFonts w:hint="eastAsia"/>
        </w:rPr>
        <w:t>：区域G</w:t>
      </w:r>
      <w:r>
        <w:t>DP</w:t>
      </w:r>
      <w:r>
        <w:rPr>
          <w:rFonts w:hint="eastAsia"/>
        </w:rPr>
        <w:t>增长率处全国同级区域中下水平，在全国范围内排名</w:t>
      </w:r>
      <w:r>
        <w:rPr>
          <w:color w:val="FF0000"/>
          <w:rPrChange w:id="1442" w:author="蔡晓旭" w:date="2022-08-03T10:08:00Z">
            <w:rPr/>
          </w:rPrChange>
        </w:rPr>
        <w:t>22</w:t>
      </w:r>
    </w:p>
    <w:p>
      <w:pPr>
        <w:pStyle w:val="23"/>
        <w:numPr>
          <w:ilvl w:val="0"/>
          <w:numId w:val="6"/>
        </w:numPr>
        <w:ind w:firstLineChars="0"/>
      </w:pPr>
      <w:r>
        <w:rPr>
          <w:rFonts w:hint="eastAsia"/>
          <w:b/>
        </w:rPr>
        <w:t>偿债能力异常</w:t>
      </w:r>
      <w:r>
        <w:t>：</w:t>
      </w:r>
      <w:r>
        <w:rPr>
          <w:rFonts w:hint="eastAsia"/>
        </w:rPr>
        <w:t>短期债务利息支出覆盖率同比下降</w:t>
      </w:r>
      <w:r>
        <w:rPr>
          <w:color w:val="FF0000"/>
          <w:rPrChange w:id="1443" w:author="蔡晓旭" w:date="2022-08-03T10:09:00Z">
            <w:rPr/>
          </w:rPrChange>
        </w:rPr>
        <w:t>45.76%</w:t>
      </w:r>
      <w:r>
        <w:rPr>
          <w:rFonts w:hint="eastAsia"/>
        </w:rPr>
        <w:t>，由去年同期</w:t>
      </w:r>
      <w:r>
        <w:rPr>
          <w:color w:val="FF0000"/>
          <w:rPrChange w:id="1444" w:author="蔡晓旭" w:date="2022-08-03T10:09:00Z">
            <w:rPr/>
          </w:rPrChange>
        </w:rPr>
        <w:t>59%</w:t>
      </w:r>
      <w:r>
        <w:rPr>
          <w:color w:val="FF0000"/>
          <w:rPrChange w:id="1445" w:author="蔡晓旭" w:date="2022-08-03T10:09:00Z">
            <w:rPr/>
          </w:rPrChange>
        </w:rPr>
        <w:t>降</w:t>
      </w:r>
      <w:r>
        <w:rPr>
          <w:rFonts w:hint="eastAsia"/>
          <w:color w:val="FF0000"/>
          <w:rPrChange w:id="1446" w:author="蔡晓旭" w:date="2022-08-03T10:09:00Z">
            <w:rPr>
              <w:rFonts w:hint="eastAsia"/>
            </w:rPr>
          </w:rPrChange>
        </w:rPr>
        <w:t>至</w:t>
      </w:r>
      <w:r>
        <w:rPr>
          <w:color w:val="FF0000"/>
          <w:rPrChange w:id="1447" w:author="蔡晓旭" w:date="2022-08-03T10:09:00Z">
            <w:rPr/>
          </w:rPrChange>
        </w:rPr>
        <w:t>33%</w:t>
      </w:r>
    </w:p>
    <w:p>
      <w:pPr>
        <w:pStyle w:val="23"/>
        <w:numPr>
          <w:ilvl w:val="0"/>
          <w:numId w:val="6"/>
        </w:numPr>
        <w:ind w:firstLineChars="0"/>
      </w:pPr>
      <w:r>
        <w:rPr>
          <w:rFonts w:hint="eastAsia" w:ascii="宋体" w:hAnsi="宋体"/>
          <w:b/>
        </w:rPr>
        <w:t>政府支持力度指标恶化</w:t>
      </w:r>
      <w:r>
        <w:rPr>
          <w:rFonts w:hint="eastAsia" w:ascii="宋体" w:hAnsi="宋体"/>
        </w:rPr>
        <w:t>：省级政府部门直接持股比例由</w:t>
      </w:r>
      <w:r>
        <w:rPr>
          <w:rFonts w:ascii="宋体" w:hAnsi="宋体"/>
          <w:color w:val="FF0000"/>
          <w:rPrChange w:id="1448" w:author="蔡晓旭" w:date="2022-08-03T10:09:00Z">
            <w:rPr>
              <w:rFonts w:ascii="宋体" w:hAnsi="宋体"/>
            </w:rPr>
          </w:rPrChange>
        </w:rPr>
        <w:t>100%</w:t>
      </w:r>
      <w:r>
        <w:rPr>
          <w:rFonts w:hint="eastAsia" w:ascii="宋体" w:hAnsi="宋体"/>
          <w:color w:val="FF0000"/>
          <w:rPrChange w:id="1449" w:author="蔡晓旭" w:date="2022-08-03T10:09:00Z">
            <w:rPr>
              <w:rFonts w:hint="eastAsia" w:ascii="宋体" w:hAnsi="宋体"/>
            </w:rPr>
          </w:rPrChange>
        </w:rPr>
        <w:t>降至</w:t>
      </w:r>
      <w:r>
        <w:rPr>
          <w:rFonts w:ascii="宋体" w:hAnsi="宋体"/>
          <w:color w:val="FF0000"/>
          <w:rPrChange w:id="1450" w:author="蔡晓旭" w:date="2022-08-03T10:09:00Z">
            <w:rPr>
              <w:rFonts w:ascii="宋体" w:hAnsi="宋体"/>
            </w:rPr>
          </w:rPrChange>
        </w:rPr>
        <w:t>51%</w:t>
      </w:r>
    </w:p>
    <w:p>
      <w:pPr>
        <w:pStyle w:val="3"/>
      </w:pPr>
      <w:r>
        <w:rPr>
          <w:rFonts w:hint="eastAsia"/>
        </w:rPr>
        <w:t>归因报告</w:t>
      </w:r>
    </w:p>
    <w:p>
      <w:pPr>
        <w:ind w:firstLine="480" w:firstLineChars="200"/>
      </w:pPr>
      <w:r>
        <w:rPr>
          <w:rFonts w:hint="eastAsia"/>
        </w:rPr>
        <w:t>该主体预测风险水平处于城投平台中前</w:t>
      </w:r>
      <w:r>
        <w:t>40%，属</w:t>
      </w:r>
      <w:commentRangeStart w:id="16"/>
      <w:r>
        <w:rPr>
          <w:rFonts w:hint="eastAsia"/>
          <w:b/>
          <w:color w:val="E2DD00"/>
          <w:rPrChange w:id="1451" w:author="蔡晓旭" w:date="2022-08-03T10:03:00Z">
            <w:rPr>
              <w:rFonts w:hint="eastAsia"/>
              <w:b/>
            </w:rPr>
          </w:rPrChange>
        </w:rPr>
        <w:t>黄色</w:t>
      </w:r>
      <w:r>
        <w:rPr>
          <w:b/>
          <w:color w:val="E2DD00"/>
          <w:rPrChange w:id="1452" w:author="蔡晓旭" w:date="2022-08-03T10:03:00Z">
            <w:rPr>
              <w:b/>
            </w:rPr>
          </w:rPrChange>
        </w:rPr>
        <w:t>预警等级</w:t>
      </w:r>
      <w:commentRangeEnd w:id="16"/>
      <w:r>
        <w:rPr>
          <w:rStyle w:val="15"/>
        </w:rPr>
        <w:commentReference w:id="16"/>
      </w:r>
      <w:r>
        <w:t>。</w:t>
      </w:r>
    </w:p>
    <w:p>
      <w:pPr>
        <w:ind w:firstLine="480" w:firstLineChars="200"/>
        <w:jc w:val="left"/>
      </w:pPr>
      <w:r>
        <w:t>在各风险维度中，</w:t>
      </w:r>
      <w:r>
        <w:rPr>
          <w:rFonts w:hint="eastAsia"/>
        </w:rPr>
        <w:t>最主要的是</w:t>
      </w:r>
      <w:r>
        <w:rPr>
          <w:rFonts w:hint="eastAsia"/>
          <w:b/>
        </w:rPr>
        <w:t>经营维度（贡献度占比</w:t>
      </w:r>
      <w:r>
        <w:rPr>
          <w:b/>
        </w:rPr>
        <w:t>60%）</w:t>
      </w:r>
      <w:r>
        <w:t>，该维度风险水平处于行业前60%，为</w:t>
      </w:r>
      <w:commentRangeStart w:id="17"/>
      <w:r>
        <w:rPr>
          <w:rFonts w:hint="eastAsia"/>
          <w:b/>
          <w:color w:val="FFC000"/>
          <w:rPrChange w:id="1453" w:author="蔡晓旭" w:date="2022-08-03T09:54:00Z">
            <w:rPr>
              <w:rFonts w:hint="eastAsia"/>
            </w:rPr>
          </w:rPrChange>
        </w:rPr>
        <w:t>中</w:t>
      </w:r>
      <w:r>
        <w:rPr>
          <w:b/>
          <w:color w:val="FFC000"/>
          <w:rPrChange w:id="1454" w:author="蔡晓旭" w:date="2022-08-03T09:54:00Z">
            <w:rPr/>
          </w:rPrChange>
        </w:rPr>
        <w:t>风险</w:t>
      </w:r>
      <w:commentRangeEnd w:id="17"/>
      <w:r>
        <w:rPr>
          <w:rStyle w:val="15"/>
        </w:rPr>
        <w:commentReference w:id="17"/>
      </w:r>
      <w:r>
        <w:t>等级，经营维度纳入的21个指标中，3个指标表现异常，异常指标对主体总体风险贡献度为</w:t>
      </w:r>
      <w:r>
        <w:rPr>
          <w:rFonts w:hint="eastAsia"/>
        </w:rPr>
        <w:t>3</w:t>
      </w:r>
      <w:r>
        <w:t>5%，主要</w:t>
      </w:r>
      <w:r>
        <w:rPr>
          <w:rFonts w:hint="eastAsia"/>
        </w:rPr>
        <w:t>包括</w:t>
      </w:r>
      <w:commentRangeStart w:id="18"/>
      <w:r>
        <w:rPr>
          <w:rFonts w:hint="eastAsia"/>
          <w:b/>
          <w:color w:val="000000" w:themeColor="text1"/>
          <w:rPrChange w:id="1455" w:author="蔡晓旭" w:date="2022-08-03T10:00:00Z">
            <w:rPr>
              <w:rFonts w:hint="eastAsia"/>
            </w:rPr>
          </w:rPrChange>
          <w14:textFill>
            <w14:solidFill>
              <w14:schemeClr w14:val="tx1"/>
            </w14:solidFill>
          </w14:textFill>
        </w:rPr>
        <w:t>区域</w:t>
      </w:r>
      <w:r>
        <w:rPr>
          <w:b/>
          <w:color w:val="000000" w:themeColor="text1"/>
          <w:rPrChange w:id="1456" w:author="蔡晓旭" w:date="2022-08-03T10:00:00Z">
            <w:rPr/>
          </w:rPrChange>
          <w14:textFill>
            <w14:solidFill>
              <w14:schemeClr w14:val="tx1"/>
            </w14:solidFill>
          </w14:textFill>
        </w:rPr>
        <w:t>财政</w:t>
      </w:r>
      <w:r>
        <w:rPr>
          <w:rFonts w:hint="eastAsia"/>
          <w:b/>
          <w:color w:val="000000" w:themeColor="text1"/>
          <w:rPrChange w:id="1457" w:author="蔡晓旭" w:date="2022-08-03T10:00:00Z">
            <w:rPr>
              <w:rFonts w:hint="eastAsia"/>
            </w:rPr>
          </w:rPrChange>
          <w14:textFill>
            <w14:solidFill>
              <w14:schemeClr w14:val="tx1"/>
            </w14:solidFill>
          </w14:textFill>
        </w:rPr>
        <w:t>异常</w:t>
      </w:r>
      <w:commentRangeEnd w:id="18"/>
      <w:r>
        <w:rPr>
          <w:rStyle w:val="15"/>
        </w:rPr>
        <w:commentReference w:id="18"/>
      </w:r>
      <w:r>
        <w:rPr>
          <w:rFonts w:hint="eastAsia"/>
        </w:rPr>
        <w:t>：</w:t>
      </w:r>
      <w:r>
        <w:rPr>
          <w:rFonts w:hint="eastAsia" w:ascii="宋体" w:hAnsi="宋体"/>
        </w:rPr>
        <w:t>区域一般公共预算收入增长率为-</w:t>
      </w:r>
      <w:r>
        <w:rPr>
          <w:rFonts w:ascii="宋体" w:hAnsi="宋体"/>
        </w:rPr>
        <w:t>1%</w:t>
      </w:r>
      <w:r>
        <w:rPr>
          <w:rFonts w:hint="eastAsia"/>
        </w:rPr>
        <w:t>；</w:t>
      </w:r>
      <w:r>
        <w:rPr>
          <w:rFonts w:hint="eastAsia"/>
          <w:b/>
          <w:color w:val="000000" w:themeColor="text1"/>
          <w:rPrChange w:id="1458" w:author="蔡晓旭" w:date="2022-08-03T10:01:00Z">
            <w:rPr>
              <w:rFonts w:hint="eastAsia"/>
            </w:rPr>
          </w:rPrChange>
          <w14:textFill>
            <w14:solidFill>
              <w14:schemeClr w14:val="tx1"/>
            </w14:solidFill>
          </w14:textFill>
        </w:rPr>
        <w:t>区域债务异常</w:t>
      </w:r>
      <w:r>
        <w:rPr>
          <w:rFonts w:hint="eastAsia"/>
        </w:rPr>
        <w:t>：地方政府平台债务率高达3</w:t>
      </w:r>
      <w:r>
        <w:t>06%</w:t>
      </w:r>
      <w:r>
        <w:rPr>
          <w:rFonts w:hint="eastAsia"/>
        </w:rPr>
        <w:t>；</w:t>
      </w:r>
      <w:r>
        <w:rPr>
          <w:rFonts w:hint="eastAsia"/>
          <w:b/>
          <w:color w:val="000000" w:themeColor="text1"/>
          <w:rPrChange w:id="1459" w:author="蔡晓旭" w:date="2022-08-03T10:00:00Z">
            <w:rPr>
              <w:rFonts w:hint="eastAsia"/>
            </w:rPr>
          </w:rPrChange>
          <w14:textFill>
            <w14:solidFill>
              <w14:schemeClr w14:val="tx1"/>
            </w14:solidFill>
          </w14:textFill>
        </w:rPr>
        <w:t>区域</w:t>
      </w:r>
      <w:r>
        <w:rPr>
          <w:rFonts w:hint="eastAsia"/>
          <w:b/>
          <w:color w:val="000000" w:themeColor="text1"/>
          <w:rPrChange w:id="1460" w:author="蔡晓旭" w:date="2022-08-03T10:00:00Z">
            <w:rPr>
              <w:rFonts w:hint="eastAsia"/>
            </w:rPr>
          </w:rPrChange>
          <w14:textFill>
            <w14:solidFill>
              <w14:schemeClr w14:val="tx1"/>
            </w14:solidFill>
          </w14:textFill>
        </w:rPr>
        <w:t>经济异常</w:t>
      </w:r>
      <w:r>
        <w:rPr>
          <w:rFonts w:hint="eastAsia"/>
        </w:rPr>
        <w:t>：区域G</w:t>
      </w:r>
      <w:r>
        <w:t>DP</w:t>
      </w:r>
      <w:r>
        <w:rPr>
          <w:rFonts w:hint="eastAsia"/>
        </w:rPr>
        <w:t>增长率处全国同级区域中下水平，在全国范围内排名2</w:t>
      </w:r>
      <w:r>
        <w:t>2。</w:t>
      </w:r>
    </w:p>
    <w:p>
      <w:pPr>
        <w:ind w:firstLine="480" w:firstLineChars="200"/>
      </w:pPr>
      <w:r>
        <w:t>其次为</w:t>
      </w:r>
      <w:r>
        <w:rPr>
          <w:b/>
        </w:rPr>
        <w:t>财务维度（贡献度占比</w:t>
      </w:r>
      <w:r>
        <w:rPr>
          <w:rFonts w:hint="eastAsia"/>
          <w:b/>
        </w:rPr>
        <w:t>2</w:t>
      </w:r>
      <w:r>
        <w:rPr>
          <w:b/>
        </w:rPr>
        <w:t>0%）</w:t>
      </w:r>
      <w:r>
        <w:t>，该维度风险水平处于同行业的前60%，为</w:t>
      </w:r>
      <w:commentRangeStart w:id="19"/>
      <w:r>
        <w:rPr>
          <w:b/>
          <w:color w:val="FFC000"/>
          <w:rPrChange w:id="1461" w:author="蔡晓旭" w:date="2022-08-03T09:55:00Z">
            <w:rPr/>
          </w:rPrChange>
        </w:rPr>
        <w:t>中风险</w:t>
      </w:r>
      <w:commentRangeEnd w:id="19"/>
      <w:r>
        <w:rPr>
          <w:rStyle w:val="15"/>
        </w:rPr>
        <w:commentReference w:id="19"/>
      </w:r>
      <w:r>
        <w:t>等级，财务维度纳入的56个指标中，1个指标表现异常，异常指标对主体总体风险贡献度为4%，主要为</w:t>
      </w:r>
      <w:r>
        <w:rPr>
          <w:rFonts w:hint="eastAsia"/>
          <w:b/>
          <w:color w:val="000000" w:themeColor="text1"/>
          <w:rPrChange w:id="1462" w:author="蔡晓旭" w:date="2022-08-03T10:01:00Z">
            <w:rPr>
              <w:rFonts w:hint="eastAsia"/>
            </w:rPr>
          </w:rPrChange>
          <w14:textFill>
            <w14:solidFill>
              <w14:schemeClr w14:val="tx1"/>
            </w14:solidFill>
          </w14:textFill>
        </w:rPr>
        <w:t>偿债能力</w:t>
      </w:r>
      <w:r>
        <w:rPr>
          <w:rFonts w:hint="eastAsia"/>
          <w:b/>
          <w:color w:val="000000" w:themeColor="text1"/>
          <w:rPrChange w:id="1463" w:author="蔡晓旭" w:date="2022-08-03T10:01:00Z">
            <w:rPr>
              <w:rFonts w:hint="eastAsia"/>
            </w:rPr>
          </w:rPrChange>
          <w14:textFill>
            <w14:solidFill>
              <w14:schemeClr w14:val="tx1"/>
            </w14:solidFill>
          </w14:textFill>
        </w:rPr>
        <w:t>异常</w:t>
      </w:r>
      <w:r>
        <w:t>：</w:t>
      </w:r>
      <w:r>
        <w:rPr>
          <w:rFonts w:hint="eastAsia"/>
        </w:rPr>
        <w:t>短期债务利息支出覆盖率同比下降4</w:t>
      </w:r>
      <w:r>
        <w:t>5.76%</w:t>
      </w:r>
      <w:r>
        <w:rPr>
          <w:rFonts w:hint="eastAsia"/>
        </w:rPr>
        <w:t>，由去年同期</w:t>
      </w:r>
      <w:r>
        <w:t>59%降</w:t>
      </w:r>
      <w:r>
        <w:rPr>
          <w:rFonts w:hint="eastAsia"/>
        </w:rPr>
        <w:t>至</w:t>
      </w:r>
      <w:r>
        <w:t>33%</w:t>
      </w:r>
      <w:r>
        <w:rPr>
          <w:rFonts w:hint="eastAsia"/>
        </w:rPr>
        <w:t>。</w:t>
      </w:r>
    </w:p>
    <w:p>
      <w:pPr>
        <w:ind w:firstLine="480" w:firstLineChars="200"/>
        <w:rPr>
          <w:ins w:id="1464" w:author="蔡晓旭" w:date="2022-08-03T09:55:00Z"/>
        </w:rPr>
      </w:pPr>
      <w:ins w:id="1465" w:author="蔡晓旭" w:date="2022-08-03T09:55:00Z">
        <w:r>
          <w:rPr>
            <w:rFonts w:hint="eastAsia"/>
          </w:rPr>
          <w:t>第三</w:t>
        </w:r>
      </w:ins>
      <w:ins w:id="1466" w:author="蔡晓旭" w:date="2022-08-03T09:55:00Z">
        <w:r>
          <w:rPr/>
          <w:t>为</w:t>
        </w:r>
      </w:ins>
      <w:ins w:id="1467" w:author="蔡晓旭" w:date="2022-08-03T09:55:00Z">
        <w:r>
          <w:rPr>
            <w:rFonts w:hint="eastAsia"/>
            <w:b/>
            <w:highlight w:val="none"/>
            <w:u w:val="none"/>
            <w:rPrChange w:id="1468" w:author="蔡晓旭" w:date="2022-08-03T09:55:00Z">
              <w:rPr>
                <w:rFonts w:hint="eastAsia"/>
                <w:b/>
                <w:highlight w:val="yellow"/>
                <w:u w:val="single"/>
              </w:rPr>
            </w:rPrChange>
          </w:rPr>
          <w:t>市场</w:t>
        </w:r>
      </w:ins>
      <w:ins w:id="1469" w:author="蔡晓旭" w:date="2022-08-03T09:55:00Z">
        <w:r>
          <w:rPr>
            <w:rFonts w:hint="eastAsia"/>
            <w:b/>
          </w:rPr>
          <w:t>维度（贡献度占比</w:t>
        </w:r>
      </w:ins>
      <w:ins w:id="1470" w:author="蔡晓旭" w:date="2022-08-03T09:55:00Z">
        <w:r>
          <w:rPr>
            <w:b/>
            <w:highlight w:val="none"/>
            <w:u w:val="none"/>
            <w:rPrChange w:id="1471" w:author="蔡晓旭" w:date="2022-08-03T09:55:00Z">
              <w:rPr>
                <w:b/>
                <w:highlight w:val="yellow"/>
                <w:u w:val="single"/>
              </w:rPr>
            </w:rPrChange>
          </w:rPr>
          <w:t>14%</w:t>
        </w:r>
      </w:ins>
      <w:ins w:id="1472" w:author="蔡晓旭" w:date="2022-08-03T09:55:00Z">
        <w:r>
          <w:rPr>
            <w:b/>
          </w:rPr>
          <w:t>）</w:t>
        </w:r>
      </w:ins>
      <w:ins w:id="1473" w:author="蔡晓旭" w:date="2022-08-03T09:55:00Z">
        <w:r>
          <w:rPr>
            <w:rFonts w:hint="eastAsia"/>
          </w:rPr>
          <w:t>，该维度当前处于</w:t>
        </w:r>
      </w:ins>
      <w:ins w:id="1474" w:author="蔡晓旭" w:date="2022-08-03T09:55:00Z">
        <w:commentRangeStart w:id="20"/>
        <w:r>
          <w:rPr>
            <w:b/>
            <w:color w:val="92D050"/>
            <w:highlight w:val="none"/>
            <w:u w:val="none"/>
            <w:rPrChange w:id="1475" w:author="蔡晓旭" w:date="2022-08-03T09:56:00Z">
              <w:rPr>
                <w:highlight w:val="yellow"/>
                <w:u w:val="single"/>
              </w:rPr>
            </w:rPrChange>
          </w:rPr>
          <w:t>低风险</w:t>
        </w:r>
        <w:commentRangeEnd w:id="20"/>
      </w:ins>
      <w:ins w:id="1476" w:author="蔡晓旭" w:date="2022-08-03T10:15:00Z">
        <w:r>
          <w:rPr>
            <w:rStyle w:val="15"/>
          </w:rPr>
          <w:commentReference w:id="20"/>
        </w:r>
      </w:ins>
      <w:ins w:id="1477" w:author="蔡晓旭" w:date="2022-08-03T09:55:00Z">
        <w:r>
          <w:rPr/>
          <w:t>等级，</w:t>
        </w:r>
      </w:ins>
      <w:ins w:id="1478" w:author="蔡晓旭" w:date="2022-08-03T09:55:00Z">
        <w:r>
          <w:rPr>
            <w:highlight w:val="none"/>
            <w:u w:val="none"/>
            <w:rPrChange w:id="1479" w:author="蔡晓旭" w:date="2022-08-03T09:56:00Z">
              <w:rPr>
                <w:highlight w:val="yellow"/>
                <w:u w:val="single"/>
              </w:rPr>
            </w:rPrChange>
          </w:rPr>
          <w:t>无显著异常指标</w:t>
        </w:r>
      </w:ins>
      <w:ins w:id="1480" w:author="蔡晓旭" w:date="2022-08-03T09:55:00Z">
        <w:r>
          <w:rPr>
            <w:rFonts w:hint="eastAsia"/>
            <w:highlight w:val="none"/>
            <w:u w:val="none"/>
            <w:rPrChange w:id="1481" w:author="蔡晓旭" w:date="2022-08-03T09:56:00Z">
              <w:rPr>
                <w:rFonts w:hint="eastAsia"/>
                <w:highlight w:val="yellow"/>
                <w:u w:val="single"/>
              </w:rPr>
            </w:rPrChange>
          </w:rPr>
          <w:t>及事件</w:t>
        </w:r>
      </w:ins>
      <w:ins w:id="1482" w:author="蔡晓旭" w:date="2022-08-03T09:55:00Z">
        <w:r>
          <w:rPr/>
          <w:t>。</w:t>
        </w:r>
      </w:ins>
    </w:p>
    <w:p>
      <w:pPr>
        <w:ind w:firstLine="480" w:firstLineChars="200"/>
      </w:pPr>
      <w:ins w:id="1483" w:author="蔡晓旭" w:date="2022-08-03T09:55:00Z">
        <w:r>
          <w:rPr>
            <w:rFonts w:hint="eastAsia"/>
          </w:rPr>
          <w:t>最后为</w:t>
        </w:r>
      </w:ins>
      <w:ins w:id="1484" w:author="蔡晓旭" w:date="2022-08-03T09:55:00Z">
        <w:r>
          <w:rPr>
            <w:rFonts w:hint="eastAsia"/>
            <w:b/>
            <w:highlight w:val="none"/>
            <w:u w:val="none"/>
            <w:rPrChange w:id="1485" w:author="蔡晓旭" w:date="2022-08-03T09:56:00Z">
              <w:rPr>
                <w:rFonts w:hint="eastAsia"/>
                <w:b/>
                <w:highlight w:val="yellow"/>
                <w:u w:val="single"/>
              </w:rPr>
            </w:rPrChange>
          </w:rPr>
          <w:t>舆情</w:t>
        </w:r>
      </w:ins>
      <w:ins w:id="1486" w:author="蔡晓旭" w:date="2022-08-03T09:55:00Z">
        <w:r>
          <w:rPr>
            <w:rFonts w:hint="eastAsia"/>
            <w:b/>
          </w:rPr>
          <w:t>维度（贡献度占比</w:t>
        </w:r>
      </w:ins>
      <w:ins w:id="1487" w:author="蔡晓旭" w:date="2022-08-03T09:55:00Z">
        <w:r>
          <w:rPr>
            <w:b/>
            <w:highlight w:val="none"/>
            <w:u w:val="none"/>
            <w:rPrChange w:id="1488" w:author="蔡晓旭" w:date="2022-08-03T09:56:00Z">
              <w:rPr>
                <w:b/>
                <w:highlight w:val="yellow"/>
                <w:u w:val="single"/>
              </w:rPr>
            </w:rPrChange>
          </w:rPr>
          <w:t>6%</w:t>
        </w:r>
      </w:ins>
      <w:ins w:id="1489" w:author="蔡晓旭" w:date="2022-08-03T09:55:00Z">
        <w:r>
          <w:rPr>
            <w:rFonts w:hint="eastAsia"/>
            <w:b/>
          </w:rPr>
          <w:t>）</w:t>
        </w:r>
      </w:ins>
      <w:ins w:id="1490" w:author="蔡晓旭" w:date="2022-08-03T09:55:00Z">
        <w:r>
          <w:rPr/>
          <w:t>，</w:t>
        </w:r>
      </w:ins>
      <w:ins w:id="1491" w:author="蔡晓旭" w:date="2022-08-03T09:55:00Z">
        <w:r>
          <w:rPr>
            <w:rFonts w:hint="eastAsia"/>
          </w:rPr>
          <w:t>该</w:t>
        </w:r>
      </w:ins>
      <w:ins w:id="1492" w:author="蔡晓旭" w:date="2022-08-03T09:55:00Z">
        <w:r>
          <w:rPr/>
          <w:t>维度</w:t>
        </w:r>
      </w:ins>
      <w:ins w:id="1493" w:author="蔡晓旭" w:date="2022-08-03T09:55:00Z">
        <w:r>
          <w:rPr>
            <w:rFonts w:hint="eastAsia"/>
          </w:rPr>
          <w:t>当前</w:t>
        </w:r>
      </w:ins>
      <w:ins w:id="1494" w:author="蔡晓旭" w:date="2022-08-03T09:55:00Z">
        <w:r>
          <w:rPr/>
          <w:t>处于</w:t>
        </w:r>
      </w:ins>
      <w:ins w:id="1495" w:author="蔡晓旭" w:date="2022-08-03T09:55:00Z">
        <w:commentRangeStart w:id="21"/>
        <w:r>
          <w:rPr>
            <w:b/>
            <w:color w:val="92D050"/>
            <w:highlight w:val="none"/>
            <w:u w:val="none"/>
            <w:rPrChange w:id="1496" w:author="蔡晓旭" w:date="2022-08-03T09:59:00Z">
              <w:rPr>
                <w:highlight w:val="yellow"/>
                <w:u w:val="single"/>
              </w:rPr>
            </w:rPrChange>
          </w:rPr>
          <w:t>低风险</w:t>
        </w:r>
        <w:commentRangeEnd w:id="21"/>
      </w:ins>
      <w:ins w:id="1497" w:author="蔡晓旭" w:date="2022-08-03T10:15:00Z">
        <w:r>
          <w:rPr>
            <w:rStyle w:val="15"/>
          </w:rPr>
          <w:commentReference w:id="21"/>
        </w:r>
      </w:ins>
      <w:ins w:id="1498" w:author="蔡晓旭" w:date="2022-08-03T09:55:00Z">
        <w:r>
          <w:rPr/>
          <w:t>等级，</w:t>
        </w:r>
      </w:ins>
      <w:ins w:id="1499" w:author="蔡晓旭" w:date="2022-08-03T09:55:00Z">
        <w:r>
          <w:rPr>
            <w:highlight w:val="none"/>
            <w:u w:val="none"/>
            <w:rPrChange w:id="1500" w:author="蔡晓旭" w:date="2022-08-03T09:56:00Z">
              <w:rPr>
                <w:highlight w:val="yellow"/>
                <w:u w:val="single"/>
              </w:rPr>
            </w:rPrChange>
          </w:rPr>
          <w:t>无显著异常指标</w:t>
        </w:r>
      </w:ins>
      <w:ins w:id="1501" w:author="蔡晓旭" w:date="2022-08-03T09:55:00Z">
        <w:r>
          <w:rPr>
            <w:rFonts w:hint="eastAsia"/>
            <w:highlight w:val="none"/>
            <w:u w:val="none"/>
            <w:rPrChange w:id="1502" w:author="蔡晓旭" w:date="2022-08-03T09:56:00Z">
              <w:rPr>
                <w:rFonts w:hint="eastAsia"/>
                <w:highlight w:val="yellow"/>
                <w:u w:val="single"/>
              </w:rPr>
            </w:rPrChange>
          </w:rPr>
          <w:t>及事件</w:t>
        </w:r>
      </w:ins>
      <w:ins w:id="1503" w:author="蔡晓旭" w:date="2022-08-03T09:55:00Z">
        <w:r>
          <w:rPr/>
          <w:t>。</w:t>
        </w:r>
      </w:ins>
      <w:del w:id="1504" w:author="蔡晓旭" w:date="2022-08-03T09:55:00Z">
        <w:r>
          <w:rPr/>
          <w:delText>最后为</w:delText>
        </w:r>
      </w:del>
      <w:del w:id="1505" w:author="蔡晓旭" w:date="2022-08-03T09:55:00Z">
        <w:r>
          <w:rPr>
            <w:rFonts w:hint="eastAsia"/>
            <w:b/>
          </w:rPr>
          <w:delText>市场维度（贡献度占比</w:delText>
        </w:r>
      </w:del>
      <w:del w:id="1506" w:author="蔡晓旭" w:date="2022-08-03T09:55:00Z">
        <w:r>
          <w:rPr>
            <w:b/>
          </w:rPr>
          <w:delText>14%）</w:delText>
        </w:r>
      </w:del>
      <w:del w:id="1507" w:author="蔡晓旭" w:date="2022-08-03T09:55:00Z">
        <w:r>
          <w:rPr>
            <w:rFonts w:hint="eastAsia"/>
          </w:rPr>
          <w:delText>、</w:delText>
        </w:r>
      </w:del>
      <w:del w:id="1508" w:author="蔡晓旭" w:date="2022-08-03T09:55:00Z">
        <w:r>
          <w:rPr>
            <w:rFonts w:hint="eastAsia"/>
            <w:b/>
          </w:rPr>
          <w:delText>舆情维度（贡献度占比6</w:delText>
        </w:r>
      </w:del>
      <w:del w:id="1509" w:author="蔡晓旭" w:date="2022-08-03T09:55:00Z">
        <w:r>
          <w:rPr>
            <w:b/>
          </w:rPr>
          <w:delText>%</w:delText>
        </w:r>
      </w:del>
      <w:del w:id="1510" w:author="蔡晓旭" w:date="2022-08-03T09:55:00Z">
        <w:r>
          <w:rPr>
            <w:rFonts w:hint="eastAsia"/>
            <w:b/>
          </w:rPr>
          <w:delText>）</w:delText>
        </w:r>
      </w:del>
      <w:del w:id="1511" w:author="蔡晓旭" w:date="2022-08-03T09:55:00Z">
        <w:r>
          <w:rPr/>
          <w:delText>，</w:delText>
        </w:r>
      </w:del>
      <w:del w:id="1512" w:author="蔡晓旭" w:date="2022-08-03T09:55:00Z">
        <w:r>
          <w:rPr>
            <w:rFonts w:hint="eastAsia"/>
          </w:rPr>
          <w:delText>相关</w:delText>
        </w:r>
      </w:del>
      <w:del w:id="1513" w:author="蔡晓旭" w:date="2022-08-03T09:55:00Z">
        <w:r>
          <w:rPr/>
          <w:delText>维度风险水平</w:delText>
        </w:r>
      </w:del>
      <w:del w:id="1514" w:author="蔡晓旭" w:date="2022-08-03T09:55:00Z">
        <w:r>
          <w:rPr>
            <w:rFonts w:hint="eastAsia"/>
          </w:rPr>
          <w:delText>均</w:delText>
        </w:r>
      </w:del>
      <w:del w:id="1515" w:author="蔡晓旭" w:date="2022-08-03T09:55:00Z">
        <w:r>
          <w:rPr/>
          <w:delText>处于同行业的后10%，为低风险等级，无显著异常指标</w:delText>
        </w:r>
      </w:del>
      <w:del w:id="1516" w:author="蔡晓旭" w:date="2022-08-03T09:55:00Z">
        <w:r>
          <w:rPr>
            <w:rFonts w:hint="eastAsia"/>
          </w:rPr>
          <w:delText>及事件</w:delText>
        </w:r>
      </w:del>
      <w:del w:id="1517" w:author="蔡晓旭" w:date="2022-08-03T09:55:00Z">
        <w:r>
          <w:rPr/>
          <w:delText>。</w:delText>
        </w:r>
      </w:del>
    </w:p>
    <w:p>
      <w:pPr>
        <w:ind w:firstLine="480" w:firstLineChars="200"/>
      </w:pPr>
      <w:r>
        <w:rPr>
          <w:rFonts w:hint="eastAsia"/>
        </w:rPr>
        <w:t>城投平台敞口</w:t>
      </w:r>
      <w:r>
        <w:t>中</w:t>
      </w:r>
      <w:r>
        <w:rPr>
          <w:rFonts w:hint="eastAsia"/>
        </w:rPr>
        <w:t>同区域、同行政级别且</w:t>
      </w:r>
      <w:r>
        <w:t>总体风险水平以及子维度风险表现一致的企业还包括：</w:t>
      </w:r>
      <w:commentRangeStart w:id="22"/>
      <w:r>
        <w:rPr>
          <w:rFonts w:hint="eastAsia"/>
          <w:b/>
          <w:rPrChange w:id="1518" w:author="蔡晓旭" w:date="2022-08-03T09:59:00Z">
            <w:rPr>
              <w:rFonts w:hint="eastAsia"/>
            </w:rPr>
          </w:rPrChange>
        </w:rPr>
        <w:t>陕西交控资产管理有限责任公司</w:t>
      </w:r>
      <w:r>
        <w:rPr>
          <w:rFonts w:hint="eastAsia"/>
        </w:rPr>
        <w:t>、</w:t>
      </w:r>
      <w:r>
        <w:rPr>
          <w:rFonts w:hint="eastAsia"/>
          <w:b/>
          <w:rPrChange w:id="1519" w:author="蔡晓旭" w:date="2022-08-03T09:59:00Z">
            <w:rPr>
              <w:rFonts w:hint="eastAsia"/>
            </w:rPr>
          </w:rPrChange>
        </w:rPr>
        <w:t>陕西交控路业发展有限责任公司</w:t>
      </w:r>
      <w:commentRangeEnd w:id="22"/>
      <w:r>
        <w:rPr>
          <w:rStyle w:val="15"/>
        </w:rPr>
        <w:commentReference w:id="22"/>
      </w:r>
      <w:r>
        <w:t>2家主体。</w:t>
      </w:r>
    </w:p>
    <w:p>
      <w:pPr>
        <w:ind w:firstLine="480" w:firstLineChars="200"/>
      </w:pPr>
      <w:r>
        <w:rPr>
          <w:rFonts w:hint="eastAsia"/>
        </w:rPr>
        <w:t>相较于上一次，该主体预警等级</w:t>
      </w:r>
      <w:commentRangeStart w:id="23"/>
      <w:r>
        <w:rPr>
          <w:rFonts w:hint="eastAsia"/>
          <w:b/>
          <w:color w:val="FF0000"/>
          <w:rPrChange w:id="1520" w:author="蔡晓旭" w:date="2022-08-03T10:02:00Z">
            <w:rPr>
              <w:rFonts w:hint="eastAsia"/>
            </w:rPr>
          </w:rPrChange>
        </w:rPr>
        <w:t>由</w:t>
      </w:r>
      <w:r>
        <w:rPr>
          <w:rFonts w:hint="eastAsia"/>
          <w:b/>
          <w:color w:val="FF0000"/>
          <w:rPrChange w:id="1521" w:author="蔡晓旭" w:date="2022-08-03T10:02:00Z">
            <w:rPr>
              <w:rFonts w:hint="eastAsia"/>
            </w:rPr>
          </w:rPrChange>
        </w:rPr>
        <w:t>绿</w:t>
      </w:r>
      <w:r>
        <w:rPr>
          <w:rFonts w:hint="eastAsia"/>
          <w:b/>
          <w:color w:val="FF0000"/>
          <w:rPrChange w:id="1522" w:author="蔡晓旭" w:date="2022-08-03T10:02:00Z">
            <w:rPr>
              <w:rFonts w:hint="eastAsia"/>
            </w:rPr>
          </w:rPrChange>
        </w:rPr>
        <w:t>色预警上升至</w:t>
      </w:r>
      <w:r>
        <w:rPr>
          <w:rFonts w:hint="eastAsia"/>
          <w:b/>
          <w:color w:val="FF0000"/>
          <w:rPrChange w:id="1523" w:author="蔡晓旭" w:date="2022-08-03T10:02:00Z">
            <w:rPr>
              <w:rFonts w:hint="eastAsia"/>
            </w:rPr>
          </w:rPrChange>
        </w:rPr>
        <w:t>黄</w:t>
      </w:r>
      <w:r>
        <w:rPr>
          <w:rFonts w:hint="eastAsia"/>
          <w:b/>
          <w:color w:val="FF0000"/>
          <w:rPrChange w:id="1524" w:author="蔡晓旭" w:date="2022-08-03T10:02:00Z">
            <w:rPr>
              <w:rFonts w:hint="eastAsia"/>
            </w:rPr>
          </w:rPrChange>
        </w:rPr>
        <w:t>色预警</w:t>
      </w:r>
      <w:commentRangeEnd w:id="23"/>
      <w:r>
        <w:rPr>
          <w:rStyle w:val="15"/>
        </w:rPr>
        <w:commentReference w:id="23"/>
      </w:r>
      <w:r>
        <w:rPr>
          <w:rFonts w:hint="eastAsia"/>
        </w:rPr>
        <w:t>，主要由于</w:t>
      </w:r>
      <w:commentRangeStart w:id="24"/>
      <w:r>
        <w:rPr>
          <w:rFonts w:hint="eastAsia"/>
          <w:b/>
          <w:rPrChange w:id="1525" w:author="蔡晓旭" w:date="2022-08-03T10:02:00Z">
            <w:rPr>
              <w:rFonts w:hint="eastAsia"/>
            </w:rPr>
          </w:rPrChange>
        </w:rPr>
        <w:t>经营维度</w:t>
      </w:r>
      <w:commentRangeEnd w:id="24"/>
      <w:r>
        <w:rPr>
          <w:rStyle w:val="15"/>
        </w:rPr>
        <w:commentReference w:id="24"/>
      </w:r>
      <w:r>
        <w:rPr>
          <w:rFonts w:hint="eastAsia"/>
        </w:rPr>
        <w:t>由低风险上升至中风险，经营维度中有</w:t>
      </w:r>
      <w:r>
        <w:t>3个指标发生恶化，具体表现为：</w:t>
      </w:r>
      <w:commentRangeStart w:id="25"/>
      <w:r>
        <w:rPr>
          <w:rFonts w:hint="eastAsia" w:ascii="宋体" w:hAnsi="宋体"/>
          <w:b/>
          <w:rPrChange w:id="1526" w:author="蔡晓旭" w:date="2022-08-03T10:01:00Z">
            <w:rPr>
              <w:rFonts w:hint="eastAsia" w:ascii="宋体" w:hAnsi="宋体"/>
            </w:rPr>
          </w:rPrChange>
        </w:rPr>
        <w:t>政府支持力度</w:t>
      </w:r>
      <w:del w:id="1527" w:author="蔡晓旭" w:date="2022-08-03T10:01:00Z">
        <w:r>
          <w:rPr>
            <w:rFonts w:hint="eastAsia" w:ascii="宋体" w:hAnsi="宋体"/>
            <w:b/>
            <w:rPrChange w:id="1528" w:author="蔡晓旭" w:date="2022-08-03T10:01:00Z">
              <w:rPr>
                <w:rFonts w:hint="eastAsia" w:ascii="宋体" w:hAnsi="宋体"/>
              </w:rPr>
            </w:rPrChange>
          </w:rPr>
          <w:delText>指标</w:delText>
        </w:r>
      </w:del>
      <w:r>
        <w:rPr>
          <w:rFonts w:hint="eastAsia" w:ascii="宋体" w:hAnsi="宋体"/>
          <w:b/>
          <w:rPrChange w:id="1529" w:author="蔡晓旭" w:date="2022-08-03T10:01:00Z">
            <w:rPr>
              <w:rFonts w:hint="eastAsia" w:ascii="宋体" w:hAnsi="宋体"/>
            </w:rPr>
          </w:rPrChange>
        </w:rPr>
        <w:t>恶化</w:t>
      </w:r>
      <w:commentRangeEnd w:id="25"/>
      <w:r>
        <w:rPr>
          <w:rStyle w:val="15"/>
        </w:rPr>
        <w:commentReference w:id="25"/>
      </w:r>
      <w:r>
        <w:rPr>
          <w:rFonts w:hint="eastAsia" w:ascii="宋体" w:hAnsi="宋体"/>
        </w:rPr>
        <w:t>：省级政府部门直接持股比例由1</w:t>
      </w:r>
      <w:r>
        <w:rPr>
          <w:rFonts w:ascii="宋体" w:hAnsi="宋体"/>
        </w:rPr>
        <w:t>00%</w:t>
      </w:r>
      <w:r>
        <w:rPr>
          <w:rFonts w:hint="eastAsia" w:ascii="宋体" w:hAnsi="宋体"/>
        </w:rPr>
        <w:t>降至5</w:t>
      </w:r>
      <w:r>
        <w:rPr>
          <w:rFonts w:ascii="宋体" w:hAnsi="宋体"/>
        </w:rPr>
        <w:t>1%</w:t>
      </w:r>
      <w:r>
        <w:rPr>
          <w:rFonts w:hint="eastAsia" w:ascii="宋体" w:hAnsi="宋体"/>
        </w:rPr>
        <w:t>；</w:t>
      </w:r>
      <w:r>
        <w:rPr>
          <w:rFonts w:hint="eastAsia"/>
          <w:b/>
          <w:rPrChange w:id="1530" w:author="蔡晓旭" w:date="2022-08-03T10:01:00Z">
            <w:rPr>
              <w:rFonts w:hint="eastAsia"/>
            </w:rPr>
          </w:rPrChange>
        </w:rPr>
        <w:t>区域</w:t>
      </w:r>
      <w:r>
        <w:rPr>
          <w:b/>
          <w:rPrChange w:id="1531" w:author="蔡晓旭" w:date="2022-08-03T10:01:00Z">
            <w:rPr/>
          </w:rPrChange>
        </w:rPr>
        <w:t>财政</w:t>
      </w:r>
      <w:r>
        <w:rPr>
          <w:rFonts w:hint="eastAsia"/>
          <w:b/>
          <w:rPrChange w:id="1532" w:author="蔡晓旭" w:date="2022-08-03T10:01:00Z">
            <w:rPr>
              <w:rFonts w:hint="eastAsia"/>
            </w:rPr>
          </w:rPrChange>
        </w:rPr>
        <w:t>恶化</w:t>
      </w:r>
      <w:r>
        <w:rPr>
          <w:rFonts w:hint="eastAsia"/>
        </w:rPr>
        <w:t>：</w:t>
      </w:r>
      <w:r>
        <w:rPr>
          <w:rFonts w:hint="eastAsia" w:ascii="宋体" w:hAnsi="宋体"/>
        </w:rPr>
        <w:t>区域一般公共预算收入增长率</w:t>
      </w:r>
      <w:r>
        <w:t>由去年</w:t>
      </w:r>
      <w:r>
        <w:rPr>
          <w:rFonts w:hint="eastAsia"/>
        </w:rPr>
        <w:t>的</w:t>
      </w:r>
      <w:r>
        <w:t>2%降</w:t>
      </w:r>
      <w:r>
        <w:rPr>
          <w:rFonts w:hint="eastAsia"/>
        </w:rPr>
        <w:t>至</w:t>
      </w:r>
      <w:r>
        <w:t>-1%</w:t>
      </w:r>
      <w:r>
        <w:rPr>
          <w:rFonts w:hint="eastAsia"/>
        </w:rPr>
        <w:t>；</w:t>
      </w:r>
      <w:r>
        <w:rPr>
          <w:rFonts w:hint="eastAsia"/>
          <w:b/>
          <w:rPrChange w:id="1533" w:author="蔡晓旭" w:date="2022-08-03T10:01:00Z">
            <w:rPr>
              <w:rFonts w:hint="eastAsia"/>
            </w:rPr>
          </w:rPrChange>
        </w:rPr>
        <w:t>区域债务</w:t>
      </w:r>
      <w:r>
        <w:rPr>
          <w:rFonts w:hint="eastAsia"/>
          <w:b/>
          <w:rPrChange w:id="1534" w:author="蔡晓旭" w:date="2022-08-03T10:01:00Z">
            <w:rPr>
              <w:rFonts w:hint="eastAsia"/>
            </w:rPr>
          </w:rPrChange>
        </w:rPr>
        <w:t>恶化</w:t>
      </w:r>
      <w:r>
        <w:rPr>
          <w:rFonts w:hint="eastAsia"/>
        </w:rPr>
        <w:t>：地方政府平台债务率由去年的1</w:t>
      </w:r>
      <w:r>
        <w:t>44%</w:t>
      </w:r>
      <w:r>
        <w:rPr>
          <w:rFonts w:hint="eastAsia"/>
        </w:rPr>
        <w:t>升至3</w:t>
      </w:r>
      <w:r>
        <w:t>06%。</w:t>
      </w:r>
    </w:p>
    <w:p>
      <w:pPr>
        <w:ind w:firstLine="480" w:firstLineChars="200"/>
      </w:pPr>
      <w:r>
        <w:rPr>
          <w:rFonts w:hint="eastAsia"/>
        </w:rPr>
        <w:t>建议关注公司</w:t>
      </w:r>
      <w:commentRangeStart w:id="26"/>
      <w:r>
        <w:rPr>
          <w:rFonts w:hint="eastAsia"/>
          <w:b/>
          <w:color w:val="FF0000"/>
          <w:rPrChange w:id="1535" w:author="蔡晓旭" w:date="2022-08-03T09:58:00Z">
            <w:rPr>
              <w:rFonts w:hint="eastAsia"/>
            </w:rPr>
          </w:rPrChange>
        </w:rPr>
        <w:t>经营异常</w:t>
      </w:r>
      <w:commentRangeEnd w:id="26"/>
      <w:r>
        <w:rPr>
          <w:rStyle w:val="15"/>
        </w:rPr>
        <w:commentReference w:id="26"/>
      </w:r>
      <w:r>
        <w:rPr>
          <w:rFonts w:hint="eastAsia"/>
        </w:rPr>
        <w:t>及</w:t>
      </w:r>
      <w:r>
        <w:rPr>
          <w:rFonts w:hint="eastAsia"/>
          <w:b/>
          <w:color w:val="FF0000"/>
          <w:rPrChange w:id="1536" w:author="蔡晓旭" w:date="2022-08-03T09:58:00Z">
            <w:rPr>
              <w:rFonts w:hint="eastAsia"/>
            </w:rPr>
          </w:rPrChange>
        </w:rPr>
        <w:t>财务异常</w:t>
      </w:r>
      <w:r>
        <w:rPr>
          <w:rFonts w:hint="eastAsia"/>
        </w:rPr>
        <w:t>带来的风险。</w:t>
      </w:r>
    </w:p>
    <w:p>
      <w:pPr>
        <w:pStyle w:val="3"/>
      </w:pPr>
      <w:r>
        <w:rPr>
          <w:rFonts w:hint="eastAsia"/>
        </w:rPr>
        <w:t>归因详情</w:t>
      </w:r>
    </w:p>
    <w:p>
      <w:r>
        <w:rPr>
          <w:rFonts w:hint="eastAsia"/>
        </w:rPr>
        <w:t>财务维度：</w:t>
      </w:r>
    </w:p>
    <w:p>
      <w:pPr>
        <w:rPr>
          <w:b/>
        </w:rPr>
      </w:pPr>
      <w:r>
        <w:rPr>
          <w:b/>
        </w:rPr>
        <w:drawing>
          <wp:inline distT="0" distB="0" distL="0" distR="0">
            <wp:extent cx="5734050" cy="31527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756006" cy="3165043"/>
                    </a:xfrm>
                    <a:prstGeom prst="rect">
                      <a:avLst/>
                    </a:prstGeom>
                    <a:noFill/>
                  </pic:spPr>
                </pic:pic>
              </a:graphicData>
            </a:graphic>
          </wp:inline>
        </w:drawing>
      </w:r>
    </w:p>
    <w:p>
      <w:r>
        <w:rPr>
          <w:rFonts w:hint="eastAsia"/>
        </w:rPr>
        <w:t>经营维度：</w:t>
      </w:r>
    </w:p>
    <w:p>
      <w:r>
        <w:drawing>
          <wp:inline distT="0" distB="0" distL="0" distR="0">
            <wp:extent cx="5676900" cy="341947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692446" cy="3429297"/>
                    </a:xfrm>
                    <a:prstGeom prst="rect">
                      <a:avLst/>
                    </a:prstGeom>
                    <a:noFill/>
                  </pic:spPr>
                </pic:pic>
              </a:graphicData>
            </a:graphic>
          </wp:inline>
        </w:drawing>
      </w:r>
    </w:p>
    <w:p>
      <w:r>
        <w:rPr>
          <w:rFonts w:hint="eastAsia"/>
        </w:rPr>
        <w:t>市场维度：</w:t>
      </w:r>
    </w:p>
    <w:p>
      <w:r>
        <w:drawing>
          <wp:inline distT="0" distB="0" distL="0" distR="0">
            <wp:extent cx="5657850" cy="1783080"/>
            <wp:effectExtent l="0" t="0" r="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710564" cy="1799805"/>
                    </a:xfrm>
                    <a:prstGeom prst="rect">
                      <a:avLst/>
                    </a:prstGeom>
                    <a:noFill/>
                  </pic:spPr>
                </pic:pic>
              </a:graphicData>
            </a:graphic>
          </wp:inline>
        </w:drawing>
      </w:r>
    </w:p>
    <w:p>
      <w:r>
        <w:rPr>
          <w:rFonts w:hint="eastAsia"/>
        </w:rPr>
        <w:t>舆情维度：</w:t>
      </w:r>
    </w:p>
    <w:p>
      <w:r>
        <w:drawing>
          <wp:inline distT="0" distB="0" distL="0" distR="0">
            <wp:extent cx="5639435" cy="303466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682222" cy="3057763"/>
                    </a:xfrm>
                    <a:prstGeom prst="rect">
                      <a:avLst/>
                    </a:prstGeom>
                    <a:noFill/>
                  </pic:spPr>
                </pic:pic>
              </a:graphicData>
            </a:graphic>
          </wp:inline>
        </w:drawing>
      </w:r>
    </w:p>
    <w:p>
      <w:pPr>
        <w:pStyle w:val="3"/>
        <w:rPr>
          <w:b w:val="0"/>
        </w:rPr>
      </w:pPr>
      <w:r>
        <w:rPr>
          <w:rFonts w:hint="eastAsia"/>
        </w:rPr>
        <w:t>归因指标（默认隐藏，可展开查看）</w:t>
      </w:r>
    </w:p>
    <w:p>
      <w:pPr>
        <w:rPr>
          <w:b/>
        </w:rPr>
      </w:pPr>
      <w:r>
        <w:rPr>
          <w:b/>
        </w:rPr>
        <w:drawing>
          <wp:inline distT="0" distB="0" distL="0" distR="0">
            <wp:extent cx="9224010" cy="78041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9224010" cy="780415"/>
                    </a:xfrm>
                    <a:prstGeom prst="rect">
                      <a:avLst/>
                    </a:prstGeom>
                    <a:noFill/>
                  </pic:spPr>
                </pic:pic>
              </a:graphicData>
            </a:graphic>
          </wp:inline>
        </w:drawing>
      </w:r>
    </w:p>
    <w:tbl>
      <w:tblPr>
        <w:tblStyle w:val="12"/>
        <w:tblW w:w="148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3"/>
        <w:gridCol w:w="2546"/>
        <w:gridCol w:w="709"/>
        <w:gridCol w:w="1134"/>
        <w:gridCol w:w="709"/>
        <w:gridCol w:w="992"/>
        <w:gridCol w:w="1276"/>
        <w:gridCol w:w="1275"/>
        <w:gridCol w:w="2552"/>
        <w:gridCol w:w="26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993" w:type="dxa"/>
            <w:shd w:val="clear" w:color="auto" w:fill="F1F1F1" w:themeFill="background1" w:themeFillShade="F2"/>
            <w:noWrap/>
            <w:vAlign w:val="center"/>
          </w:tcPr>
          <w:p>
            <w:pPr>
              <w:widowControl/>
              <w:spacing w:line="240" w:lineRule="auto"/>
              <w:jc w:val="center"/>
              <w:rPr>
                <w:rFonts w:ascii="宋体" w:hAnsi="宋体" w:cs="宋体"/>
                <w:b/>
                <w:bCs/>
                <w:color w:val="000000"/>
                <w:kern w:val="0"/>
                <w:sz w:val="21"/>
                <w:szCs w:val="21"/>
              </w:rPr>
            </w:pPr>
            <w:r>
              <w:rPr>
                <w:rFonts w:hint="eastAsia" w:ascii="宋体" w:hAnsi="宋体" w:cs="宋体"/>
                <w:b/>
                <w:bCs/>
                <w:color w:val="000000"/>
                <w:kern w:val="0"/>
                <w:sz w:val="21"/>
                <w:szCs w:val="21"/>
              </w:rPr>
              <w:t>贡献度排名</w:t>
            </w:r>
          </w:p>
        </w:tc>
        <w:tc>
          <w:tcPr>
            <w:tcW w:w="2546" w:type="dxa"/>
            <w:shd w:val="clear" w:color="auto" w:fill="F1F1F1" w:themeFill="background1" w:themeFillShade="F2"/>
            <w:vAlign w:val="center"/>
          </w:tcPr>
          <w:p>
            <w:pPr>
              <w:widowControl/>
              <w:spacing w:line="240" w:lineRule="auto"/>
              <w:jc w:val="center"/>
              <w:rPr>
                <w:rFonts w:ascii="宋体" w:hAnsi="宋体" w:cs="宋体"/>
                <w:b/>
                <w:bCs/>
                <w:color w:val="000000"/>
                <w:kern w:val="0"/>
                <w:sz w:val="21"/>
                <w:szCs w:val="21"/>
              </w:rPr>
            </w:pPr>
            <w:r>
              <w:rPr>
                <w:rFonts w:hint="eastAsia" w:ascii="宋体" w:hAnsi="宋体" w:cs="宋体"/>
                <w:b/>
                <w:bCs/>
                <w:color w:val="000000"/>
                <w:kern w:val="0"/>
                <w:sz w:val="21"/>
                <w:szCs w:val="21"/>
              </w:rPr>
              <w:t>指标名称</w:t>
            </w:r>
          </w:p>
        </w:tc>
        <w:tc>
          <w:tcPr>
            <w:tcW w:w="709" w:type="dxa"/>
            <w:shd w:val="clear" w:color="auto" w:fill="F1F1F1" w:themeFill="background1" w:themeFillShade="F2"/>
            <w:vAlign w:val="center"/>
          </w:tcPr>
          <w:p>
            <w:pPr>
              <w:widowControl/>
              <w:spacing w:line="240" w:lineRule="auto"/>
              <w:jc w:val="center"/>
              <w:rPr>
                <w:rFonts w:ascii="宋体" w:hAnsi="宋体" w:cs="宋体"/>
                <w:b/>
                <w:bCs/>
                <w:color w:val="000000"/>
                <w:kern w:val="0"/>
                <w:sz w:val="21"/>
                <w:szCs w:val="21"/>
              </w:rPr>
            </w:pPr>
            <w:r>
              <w:rPr>
                <w:rFonts w:hint="eastAsia" w:ascii="宋体" w:hAnsi="宋体" w:cs="宋体"/>
                <w:b/>
                <w:bCs/>
                <w:color w:val="000000"/>
                <w:kern w:val="0"/>
                <w:sz w:val="21"/>
                <w:szCs w:val="21"/>
              </w:rPr>
              <w:t>维度</w:t>
            </w:r>
          </w:p>
        </w:tc>
        <w:tc>
          <w:tcPr>
            <w:tcW w:w="1134" w:type="dxa"/>
            <w:shd w:val="clear" w:color="auto" w:fill="F1F1F1" w:themeFill="background1" w:themeFillShade="F2"/>
            <w:vAlign w:val="center"/>
          </w:tcPr>
          <w:p>
            <w:pPr>
              <w:widowControl/>
              <w:spacing w:line="240" w:lineRule="auto"/>
              <w:jc w:val="center"/>
              <w:rPr>
                <w:rFonts w:ascii="宋体" w:hAnsi="宋体" w:cs="宋体"/>
                <w:b/>
                <w:bCs/>
                <w:color w:val="000000"/>
                <w:kern w:val="0"/>
                <w:sz w:val="21"/>
                <w:szCs w:val="21"/>
              </w:rPr>
            </w:pPr>
            <w:r>
              <w:rPr>
                <w:rFonts w:hint="eastAsia" w:ascii="宋体" w:hAnsi="宋体" w:cs="宋体"/>
                <w:b/>
                <w:bCs/>
                <w:color w:val="000000"/>
                <w:kern w:val="0"/>
                <w:sz w:val="21"/>
                <w:szCs w:val="21"/>
              </w:rPr>
              <w:t>类别</w:t>
            </w:r>
          </w:p>
        </w:tc>
        <w:tc>
          <w:tcPr>
            <w:tcW w:w="709" w:type="dxa"/>
            <w:shd w:val="clear" w:color="auto" w:fill="F1F1F1" w:themeFill="background1" w:themeFillShade="F2"/>
            <w:vAlign w:val="center"/>
          </w:tcPr>
          <w:p>
            <w:pPr>
              <w:widowControl/>
              <w:spacing w:line="240" w:lineRule="auto"/>
              <w:jc w:val="center"/>
              <w:rPr>
                <w:rFonts w:ascii="宋体" w:hAnsi="宋体" w:cs="宋体"/>
                <w:b/>
                <w:bCs/>
                <w:color w:val="000000"/>
                <w:kern w:val="0"/>
                <w:sz w:val="21"/>
                <w:szCs w:val="21"/>
              </w:rPr>
            </w:pPr>
            <w:r>
              <w:rPr>
                <w:rFonts w:hint="eastAsia" w:ascii="宋体" w:hAnsi="宋体" w:cs="宋体"/>
                <w:b/>
                <w:bCs/>
                <w:color w:val="000000"/>
                <w:kern w:val="0"/>
                <w:sz w:val="21"/>
                <w:szCs w:val="21"/>
              </w:rPr>
              <w:t>类别评价</w:t>
            </w:r>
          </w:p>
        </w:tc>
        <w:tc>
          <w:tcPr>
            <w:tcW w:w="992" w:type="dxa"/>
            <w:shd w:val="clear" w:color="auto" w:fill="F1F1F1" w:themeFill="background1" w:themeFillShade="F2"/>
            <w:noWrap/>
            <w:vAlign w:val="center"/>
          </w:tcPr>
          <w:p>
            <w:pPr>
              <w:widowControl/>
              <w:spacing w:line="240" w:lineRule="auto"/>
              <w:jc w:val="center"/>
              <w:rPr>
                <w:rFonts w:ascii="宋体" w:hAnsi="宋体" w:cs="宋体"/>
                <w:b/>
                <w:bCs/>
                <w:color w:val="000000"/>
                <w:kern w:val="0"/>
                <w:sz w:val="21"/>
                <w:szCs w:val="21"/>
              </w:rPr>
            </w:pPr>
            <w:r>
              <w:rPr>
                <w:rFonts w:hint="eastAsia" w:ascii="宋体" w:hAnsi="宋体" w:cs="宋体"/>
                <w:b/>
                <w:bCs/>
                <w:color w:val="000000"/>
                <w:kern w:val="0"/>
                <w:sz w:val="21"/>
                <w:szCs w:val="21"/>
              </w:rPr>
              <w:t>指标值</w:t>
            </w:r>
          </w:p>
        </w:tc>
        <w:tc>
          <w:tcPr>
            <w:tcW w:w="1276" w:type="dxa"/>
            <w:shd w:val="clear" w:color="auto" w:fill="F1F1F1" w:themeFill="background1" w:themeFillShade="F2"/>
            <w:noWrap/>
            <w:vAlign w:val="center"/>
          </w:tcPr>
          <w:p>
            <w:pPr>
              <w:widowControl/>
              <w:spacing w:line="240" w:lineRule="auto"/>
              <w:jc w:val="center"/>
              <w:rPr>
                <w:rFonts w:ascii="宋体" w:hAnsi="宋体" w:cs="宋体"/>
                <w:b/>
                <w:bCs/>
                <w:color w:val="000000"/>
                <w:kern w:val="0"/>
                <w:sz w:val="21"/>
                <w:szCs w:val="21"/>
              </w:rPr>
            </w:pPr>
            <w:r>
              <w:rPr>
                <w:rFonts w:hint="eastAsia" w:ascii="宋体" w:hAnsi="宋体" w:cs="宋体"/>
                <w:b/>
                <w:bCs/>
                <w:color w:val="000000"/>
                <w:kern w:val="0"/>
                <w:sz w:val="21"/>
                <w:szCs w:val="21"/>
              </w:rPr>
              <w:t>行业/敞口中位数</w:t>
            </w:r>
          </w:p>
        </w:tc>
        <w:tc>
          <w:tcPr>
            <w:tcW w:w="1275" w:type="dxa"/>
            <w:shd w:val="clear" w:color="auto" w:fill="F1F1F1" w:themeFill="background1" w:themeFillShade="F2"/>
            <w:noWrap/>
            <w:vAlign w:val="center"/>
          </w:tcPr>
          <w:p>
            <w:pPr>
              <w:widowControl/>
              <w:spacing w:line="240" w:lineRule="auto"/>
              <w:jc w:val="center"/>
              <w:rPr>
                <w:rFonts w:ascii="宋体" w:hAnsi="宋体" w:cs="宋体"/>
                <w:b/>
                <w:bCs/>
                <w:color w:val="000000"/>
                <w:kern w:val="0"/>
                <w:sz w:val="21"/>
                <w:szCs w:val="21"/>
              </w:rPr>
            </w:pPr>
            <w:r>
              <w:rPr>
                <w:rFonts w:hint="eastAsia" w:ascii="宋体" w:hAnsi="宋体" w:cs="宋体"/>
                <w:b/>
                <w:bCs/>
                <w:color w:val="000000"/>
                <w:kern w:val="0"/>
                <w:sz w:val="21"/>
                <w:szCs w:val="21"/>
              </w:rPr>
              <w:t>上次指标值</w:t>
            </w:r>
          </w:p>
        </w:tc>
        <w:tc>
          <w:tcPr>
            <w:tcW w:w="2552" w:type="dxa"/>
            <w:shd w:val="clear" w:color="auto" w:fill="F1F1F1" w:themeFill="background1" w:themeFillShade="F2"/>
            <w:noWrap/>
            <w:vAlign w:val="center"/>
          </w:tcPr>
          <w:p>
            <w:pPr>
              <w:widowControl/>
              <w:spacing w:line="240" w:lineRule="auto"/>
              <w:jc w:val="center"/>
              <w:rPr>
                <w:rFonts w:ascii="宋体" w:hAnsi="宋体" w:cs="宋体"/>
                <w:b/>
                <w:bCs/>
                <w:color w:val="000000"/>
                <w:kern w:val="0"/>
                <w:sz w:val="21"/>
                <w:szCs w:val="21"/>
              </w:rPr>
            </w:pPr>
            <w:r>
              <w:rPr>
                <w:rFonts w:hint="eastAsia" w:ascii="宋体" w:hAnsi="宋体" w:cs="宋体"/>
                <w:b/>
                <w:bCs/>
                <w:color w:val="000000"/>
                <w:kern w:val="0"/>
                <w:sz w:val="21"/>
                <w:szCs w:val="21"/>
              </w:rPr>
              <w:t>指标计算</w:t>
            </w:r>
          </w:p>
        </w:tc>
        <w:tc>
          <w:tcPr>
            <w:tcW w:w="2641" w:type="dxa"/>
            <w:shd w:val="clear" w:color="auto" w:fill="F1F1F1" w:themeFill="background1" w:themeFillShade="F2"/>
            <w:noWrap/>
            <w:vAlign w:val="center"/>
          </w:tcPr>
          <w:p>
            <w:pPr>
              <w:widowControl/>
              <w:spacing w:line="240" w:lineRule="auto"/>
              <w:jc w:val="center"/>
              <w:rPr>
                <w:rFonts w:ascii="宋体" w:hAnsi="宋体" w:cs="宋体"/>
                <w:b/>
                <w:bCs/>
                <w:color w:val="000000"/>
                <w:kern w:val="0"/>
                <w:sz w:val="21"/>
                <w:szCs w:val="21"/>
              </w:rPr>
            </w:pPr>
            <w:r>
              <w:rPr>
                <w:rFonts w:hint="eastAsia" w:ascii="宋体" w:hAnsi="宋体" w:cs="宋体"/>
                <w:b/>
                <w:bCs/>
                <w:color w:val="000000"/>
                <w:kern w:val="0"/>
                <w:sz w:val="21"/>
                <w:szCs w:val="21"/>
              </w:rPr>
              <w:t>指标释义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5" w:hRule="atLeast"/>
        </w:trPr>
        <w:tc>
          <w:tcPr>
            <w:tcW w:w="993" w:type="dxa"/>
            <w:shd w:val="clear" w:color="auto" w:fill="auto"/>
            <w:noWrap/>
            <w:vAlign w:val="center"/>
          </w:tcPr>
          <w:p>
            <w:pPr>
              <w:widowControl/>
              <w:spacing w:line="240" w:lineRule="auto"/>
              <w:jc w:val="center"/>
              <w:rPr>
                <w:rFonts w:ascii="宋体" w:hAnsi="宋体" w:cs="宋体"/>
                <w:color w:val="000000"/>
                <w:kern w:val="0"/>
                <w:sz w:val="21"/>
                <w:szCs w:val="21"/>
              </w:rPr>
            </w:pPr>
            <w:r>
              <w:rPr>
                <w:rFonts w:hint="eastAsia" w:ascii="宋体" w:hAnsi="宋体" w:cs="宋体"/>
                <w:color w:val="000000"/>
                <w:kern w:val="0"/>
                <w:sz w:val="21"/>
                <w:szCs w:val="21"/>
              </w:rPr>
              <w:t>1</w:t>
            </w:r>
          </w:p>
        </w:tc>
        <w:tc>
          <w:tcPr>
            <w:tcW w:w="2546" w:type="dxa"/>
            <w:shd w:val="clear" w:color="auto" w:fill="auto"/>
            <w:vAlign w:val="center"/>
          </w:tcPr>
          <w:p>
            <w:pPr>
              <w:widowControl/>
              <w:spacing w:line="240" w:lineRule="auto"/>
              <w:jc w:val="center"/>
              <w:rPr>
                <w:rFonts w:ascii="宋体" w:hAnsi="宋体" w:cs="宋体"/>
                <w:kern w:val="0"/>
                <w:sz w:val="21"/>
                <w:szCs w:val="21"/>
              </w:rPr>
            </w:pPr>
            <w:r>
              <w:rPr>
                <w:rFonts w:hint="eastAsia" w:ascii="宋体" w:hAnsi="宋体" w:cs="宋体"/>
                <w:kern w:val="0"/>
                <w:sz w:val="21"/>
                <w:szCs w:val="21"/>
              </w:rPr>
              <w:t>一般公共预算收入增长率</w:t>
            </w:r>
          </w:p>
        </w:tc>
        <w:tc>
          <w:tcPr>
            <w:tcW w:w="709" w:type="dxa"/>
            <w:shd w:val="clear" w:color="auto" w:fill="auto"/>
            <w:vAlign w:val="center"/>
          </w:tcPr>
          <w:p>
            <w:pPr>
              <w:widowControl/>
              <w:spacing w:line="240" w:lineRule="auto"/>
              <w:jc w:val="center"/>
              <w:rPr>
                <w:rFonts w:ascii="宋体" w:hAnsi="宋体" w:cs="宋体"/>
                <w:color w:val="000000"/>
                <w:kern w:val="0"/>
                <w:sz w:val="21"/>
                <w:szCs w:val="21"/>
              </w:rPr>
            </w:pPr>
            <w:r>
              <w:rPr>
                <w:rFonts w:hint="eastAsia" w:ascii="宋体" w:hAnsi="宋体" w:cs="宋体"/>
                <w:color w:val="000000"/>
                <w:kern w:val="0"/>
                <w:sz w:val="21"/>
                <w:szCs w:val="21"/>
              </w:rPr>
              <w:t>经营</w:t>
            </w:r>
          </w:p>
        </w:tc>
        <w:tc>
          <w:tcPr>
            <w:tcW w:w="1134" w:type="dxa"/>
            <w:shd w:val="clear" w:color="auto" w:fill="auto"/>
            <w:vAlign w:val="center"/>
          </w:tcPr>
          <w:p>
            <w:pPr>
              <w:widowControl/>
              <w:spacing w:line="240" w:lineRule="auto"/>
              <w:jc w:val="center"/>
              <w:rPr>
                <w:rFonts w:ascii="宋体" w:hAnsi="宋体" w:cs="宋体"/>
                <w:color w:val="000000"/>
                <w:kern w:val="0"/>
                <w:sz w:val="21"/>
                <w:szCs w:val="21"/>
              </w:rPr>
            </w:pPr>
            <w:r>
              <w:rPr>
                <w:rFonts w:hint="eastAsia" w:ascii="宋体" w:hAnsi="宋体" w:cs="宋体"/>
                <w:color w:val="000000"/>
                <w:kern w:val="0"/>
                <w:sz w:val="21"/>
                <w:szCs w:val="21"/>
              </w:rPr>
              <w:t>区域财政</w:t>
            </w:r>
          </w:p>
        </w:tc>
        <w:tc>
          <w:tcPr>
            <w:tcW w:w="709" w:type="dxa"/>
            <w:shd w:val="clear" w:color="auto" w:fill="auto"/>
            <w:vAlign w:val="center"/>
          </w:tcPr>
          <w:p>
            <w:pPr>
              <w:widowControl/>
              <w:spacing w:line="240" w:lineRule="auto"/>
              <w:jc w:val="center"/>
              <w:rPr>
                <w:rFonts w:ascii="宋体" w:hAnsi="宋体" w:cs="宋体"/>
                <w:color w:val="000000"/>
                <w:kern w:val="0"/>
                <w:sz w:val="21"/>
                <w:szCs w:val="21"/>
              </w:rPr>
            </w:pPr>
            <w:r>
              <w:rPr>
                <w:rFonts w:hint="eastAsia" w:ascii="宋体" w:hAnsi="宋体" w:cs="宋体"/>
                <w:color w:val="000000"/>
                <w:kern w:val="0"/>
                <w:sz w:val="21"/>
                <w:szCs w:val="21"/>
              </w:rPr>
              <w:t>异常</w:t>
            </w:r>
          </w:p>
        </w:tc>
        <w:tc>
          <w:tcPr>
            <w:tcW w:w="992" w:type="dxa"/>
            <w:shd w:val="clear" w:color="auto" w:fill="auto"/>
            <w:noWrap/>
            <w:vAlign w:val="center"/>
          </w:tcPr>
          <w:p>
            <w:pPr>
              <w:widowControl/>
              <w:spacing w:line="240" w:lineRule="auto"/>
              <w:jc w:val="center"/>
              <w:rPr>
                <w:rFonts w:ascii="宋体" w:hAnsi="宋体" w:cs="宋体"/>
                <w:color w:val="000000"/>
                <w:kern w:val="0"/>
                <w:sz w:val="21"/>
                <w:szCs w:val="21"/>
              </w:rPr>
            </w:pPr>
            <w:r>
              <w:rPr>
                <w:rFonts w:hint="eastAsia" w:ascii="宋体" w:hAnsi="宋体" w:cs="宋体"/>
                <w:color w:val="000000"/>
                <w:kern w:val="0"/>
                <w:sz w:val="21"/>
                <w:szCs w:val="21"/>
              </w:rPr>
              <w:t>-1%</w:t>
            </w:r>
          </w:p>
        </w:tc>
        <w:tc>
          <w:tcPr>
            <w:tcW w:w="1276" w:type="dxa"/>
            <w:shd w:val="clear" w:color="auto" w:fill="auto"/>
            <w:noWrap/>
            <w:vAlign w:val="center"/>
          </w:tcPr>
          <w:p>
            <w:pPr>
              <w:widowControl/>
              <w:spacing w:line="240" w:lineRule="auto"/>
              <w:jc w:val="center"/>
              <w:rPr>
                <w:rFonts w:ascii="宋体" w:hAnsi="宋体" w:cs="宋体"/>
                <w:color w:val="000000"/>
                <w:kern w:val="0"/>
                <w:sz w:val="21"/>
                <w:szCs w:val="21"/>
              </w:rPr>
            </w:pPr>
            <w:r>
              <w:rPr>
                <w:rFonts w:ascii="宋体" w:hAnsi="宋体" w:cs="宋体"/>
                <w:color w:val="000000"/>
                <w:kern w:val="0"/>
                <w:sz w:val="21"/>
                <w:szCs w:val="21"/>
              </w:rPr>
              <w:t>1</w:t>
            </w:r>
            <w:r>
              <w:rPr>
                <w:rFonts w:hint="eastAsia" w:ascii="宋体" w:hAnsi="宋体" w:cs="宋体"/>
                <w:color w:val="000000"/>
                <w:kern w:val="0"/>
                <w:sz w:val="21"/>
                <w:szCs w:val="21"/>
              </w:rPr>
              <w:t>%</w:t>
            </w:r>
          </w:p>
        </w:tc>
        <w:tc>
          <w:tcPr>
            <w:tcW w:w="1275" w:type="dxa"/>
            <w:shd w:val="clear" w:color="auto" w:fill="auto"/>
            <w:noWrap/>
            <w:vAlign w:val="center"/>
          </w:tcPr>
          <w:p>
            <w:pPr>
              <w:widowControl/>
              <w:spacing w:line="240" w:lineRule="auto"/>
              <w:jc w:val="center"/>
              <w:rPr>
                <w:rFonts w:ascii="宋体" w:hAnsi="宋体" w:cs="宋体"/>
                <w:color w:val="000000"/>
                <w:kern w:val="0"/>
                <w:sz w:val="21"/>
                <w:szCs w:val="21"/>
              </w:rPr>
            </w:pPr>
            <w:r>
              <w:rPr>
                <w:rFonts w:hint="eastAsia" w:ascii="宋体" w:hAnsi="宋体" w:cs="宋体"/>
                <w:color w:val="000000"/>
                <w:kern w:val="0"/>
                <w:sz w:val="21"/>
                <w:szCs w:val="21"/>
              </w:rPr>
              <w:t>2%</w:t>
            </w:r>
          </w:p>
        </w:tc>
        <w:tc>
          <w:tcPr>
            <w:tcW w:w="2552" w:type="dxa"/>
            <w:shd w:val="clear" w:color="auto" w:fill="auto"/>
            <w:noWrap/>
            <w:vAlign w:val="center"/>
          </w:tcPr>
          <w:p>
            <w:pPr>
              <w:widowControl/>
              <w:spacing w:line="240" w:lineRule="auto"/>
              <w:jc w:val="left"/>
              <w:rPr>
                <w:rFonts w:ascii="宋体" w:hAnsi="宋体" w:cs="宋体"/>
                <w:color w:val="000000"/>
                <w:kern w:val="0"/>
                <w:sz w:val="21"/>
                <w:szCs w:val="21"/>
              </w:rPr>
            </w:pPr>
            <w:r>
              <w:rPr>
                <w:rFonts w:hint="eastAsia" w:ascii="宋体" w:hAnsi="宋体" w:cs="宋体"/>
                <w:color w:val="000000"/>
                <w:kern w:val="0"/>
                <w:sz w:val="21"/>
                <w:szCs w:val="21"/>
              </w:rPr>
              <w:t>一般公共预算收入增长率</w:t>
            </w:r>
          </w:p>
        </w:tc>
        <w:tc>
          <w:tcPr>
            <w:tcW w:w="2641" w:type="dxa"/>
            <w:shd w:val="clear" w:color="auto" w:fill="auto"/>
            <w:vAlign w:val="center"/>
          </w:tcPr>
          <w:p>
            <w:pPr>
              <w:widowControl/>
              <w:spacing w:line="240" w:lineRule="auto"/>
              <w:jc w:val="center"/>
              <w:rPr>
                <w:rFonts w:ascii="宋体" w:hAnsi="宋体" w:cs="宋体"/>
                <w:color w:val="000000"/>
                <w:kern w:val="0"/>
                <w:sz w:val="21"/>
                <w:szCs w:val="21"/>
              </w:rPr>
            </w:pPr>
            <w:r>
              <w:rPr>
                <w:rFonts w:hint="eastAsia" w:ascii="宋体" w:hAnsi="宋体" w:cs="宋体"/>
                <w:color w:val="000000"/>
                <w:kern w:val="0"/>
                <w:sz w:val="21"/>
                <w:szCs w:val="21"/>
              </w:rPr>
              <w:t>地方一般公共预算收入为负增长时，稳定的财政收入出现了下滑对当地政府的财政产生较大的负面影响。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20" w:hRule="atLeast"/>
        </w:trPr>
        <w:tc>
          <w:tcPr>
            <w:tcW w:w="993" w:type="dxa"/>
            <w:shd w:val="clear" w:color="auto" w:fill="auto"/>
            <w:noWrap/>
            <w:vAlign w:val="center"/>
          </w:tcPr>
          <w:p>
            <w:pPr>
              <w:widowControl/>
              <w:spacing w:line="240" w:lineRule="auto"/>
              <w:jc w:val="center"/>
              <w:rPr>
                <w:rFonts w:ascii="宋体" w:hAnsi="宋体" w:cs="宋体"/>
                <w:color w:val="000000"/>
                <w:kern w:val="0"/>
                <w:sz w:val="21"/>
                <w:szCs w:val="21"/>
              </w:rPr>
            </w:pPr>
            <w:r>
              <w:rPr>
                <w:rFonts w:hint="eastAsia" w:ascii="宋体" w:hAnsi="宋体" w:cs="宋体"/>
                <w:color w:val="000000"/>
                <w:kern w:val="0"/>
                <w:sz w:val="21"/>
                <w:szCs w:val="21"/>
              </w:rPr>
              <w:t>2</w:t>
            </w:r>
          </w:p>
        </w:tc>
        <w:tc>
          <w:tcPr>
            <w:tcW w:w="2546" w:type="dxa"/>
            <w:shd w:val="clear" w:color="auto" w:fill="auto"/>
            <w:vAlign w:val="center"/>
          </w:tcPr>
          <w:p>
            <w:pPr>
              <w:widowControl/>
              <w:spacing w:line="240" w:lineRule="auto"/>
              <w:jc w:val="center"/>
              <w:rPr>
                <w:rFonts w:ascii="宋体" w:hAnsi="宋体" w:cs="宋体"/>
                <w:kern w:val="0"/>
                <w:sz w:val="21"/>
                <w:szCs w:val="21"/>
              </w:rPr>
            </w:pPr>
            <w:r>
              <w:rPr>
                <w:rFonts w:hint="eastAsia" w:ascii="宋体" w:hAnsi="宋体" w:cs="宋体"/>
                <w:kern w:val="0"/>
                <w:sz w:val="21"/>
                <w:szCs w:val="21"/>
              </w:rPr>
              <w:t>地方政府平台债务率</w:t>
            </w:r>
          </w:p>
        </w:tc>
        <w:tc>
          <w:tcPr>
            <w:tcW w:w="709" w:type="dxa"/>
            <w:shd w:val="clear" w:color="auto" w:fill="auto"/>
            <w:vAlign w:val="center"/>
          </w:tcPr>
          <w:p>
            <w:pPr>
              <w:widowControl/>
              <w:spacing w:line="240" w:lineRule="auto"/>
              <w:jc w:val="center"/>
              <w:rPr>
                <w:rFonts w:ascii="宋体" w:hAnsi="宋体" w:cs="宋体"/>
                <w:color w:val="000000"/>
                <w:kern w:val="0"/>
                <w:sz w:val="21"/>
                <w:szCs w:val="21"/>
              </w:rPr>
            </w:pPr>
            <w:r>
              <w:rPr>
                <w:rFonts w:hint="eastAsia" w:ascii="宋体" w:hAnsi="宋体" w:cs="宋体"/>
                <w:color w:val="000000"/>
                <w:kern w:val="0"/>
                <w:sz w:val="21"/>
                <w:szCs w:val="21"/>
              </w:rPr>
              <w:t>经营</w:t>
            </w:r>
          </w:p>
        </w:tc>
        <w:tc>
          <w:tcPr>
            <w:tcW w:w="1134" w:type="dxa"/>
            <w:shd w:val="clear" w:color="auto" w:fill="auto"/>
            <w:vAlign w:val="center"/>
          </w:tcPr>
          <w:p>
            <w:pPr>
              <w:widowControl/>
              <w:spacing w:line="240" w:lineRule="auto"/>
              <w:jc w:val="center"/>
              <w:rPr>
                <w:rFonts w:ascii="宋体" w:hAnsi="宋体" w:cs="宋体"/>
                <w:color w:val="000000"/>
                <w:kern w:val="0"/>
                <w:sz w:val="21"/>
                <w:szCs w:val="21"/>
              </w:rPr>
            </w:pPr>
            <w:r>
              <w:rPr>
                <w:rFonts w:hint="eastAsia" w:ascii="宋体" w:hAnsi="宋体" w:cs="宋体"/>
                <w:color w:val="000000"/>
                <w:kern w:val="0"/>
                <w:sz w:val="21"/>
                <w:szCs w:val="21"/>
              </w:rPr>
              <w:t>区域债务</w:t>
            </w:r>
          </w:p>
        </w:tc>
        <w:tc>
          <w:tcPr>
            <w:tcW w:w="709" w:type="dxa"/>
            <w:shd w:val="clear" w:color="auto" w:fill="auto"/>
            <w:vAlign w:val="center"/>
          </w:tcPr>
          <w:p>
            <w:pPr>
              <w:widowControl/>
              <w:spacing w:line="240" w:lineRule="auto"/>
              <w:jc w:val="center"/>
              <w:rPr>
                <w:rFonts w:ascii="宋体" w:hAnsi="宋体" w:cs="宋体"/>
                <w:color w:val="000000"/>
                <w:kern w:val="0"/>
                <w:sz w:val="21"/>
                <w:szCs w:val="21"/>
              </w:rPr>
            </w:pPr>
            <w:r>
              <w:rPr>
                <w:rFonts w:hint="eastAsia" w:ascii="宋体" w:hAnsi="宋体" w:cs="宋体"/>
                <w:color w:val="000000"/>
                <w:kern w:val="0"/>
                <w:sz w:val="21"/>
                <w:szCs w:val="21"/>
              </w:rPr>
              <w:t>异常</w:t>
            </w:r>
          </w:p>
        </w:tc>
        <w:tc>
          <w:tcPr>
            <w:tcW w:w="992" w:type="dxa"/>
            <w:shd w:val="clear" w:color="auto" w:fill="auto"/>
            <w:noWrap/>
            <w:vAlign w:val="center"/>
          </w:tcPr>
          <w:p>
            <w:pPr>
              <w:widowControl/>
              <w:spacing w:line="240" w:lineRule="auto"/>
              <w:jc w:val="center"/>
              <w:rPr>
                <w:rFonts w:ascii="宋体" w:hAnsi="宋体" w:cs="宋体"/>
                <w:color w:val="000000"/>
                <w:kern w:val="0"/>
                <w:sz w:val="21"/>
                <w:szCs w:val="21"/>
              </w:rPr>
            </w:pPr>
            <w:r>
              <w:rPr>
                <w:rFonts w:hint="eastAsia" w:ascii="宋体" w:hAnsi="宋体" w:cs="宋体"/>
                <w:color w:val="000000"/>
                <w:kern w:val="0"/>
                <w:sz w:val="21"/>
                <w:szCs w:val="21"/>
              </w:rPr>
              <w:t>306%</w:t>
            </w:r>
          </w:p>
        </w:tc>
        <w:tc>
          <w:tcPr>
            <w:tcW w:w="1276" w:type="dxa"/>
            <w:shd w:val="clear" w:color="auto" w:fill="auto"/>
            <w:noWrap/>
            <w:vAlign w:val="center"/>
          </w:tcPr>
          <w:p>
            <w:pPr>
              <w:widowControl/>
              <w:spacing w:line="240" w:lineRule="auto"/>
              <w:jc w:val="center"/>
              <w:rPr>
                <w:rFonts w:ascii="宋体" w:hAnsi="宋体" w:cs="宋体"/>
                <w:color w:val="000000"/>
                <w:kern w:val="0"/>
                <w:sz w:val="21"/>
                <w:szCs w:val="21"/>
              </w:rPr>
            </w:pPr>
            <w:r>
              <w:rPr>
                <w:rFonts w:hint="eastAsia" w:ascii="宋体" w:hAnsi="宋体" w:cs="宋体"/>
                <w:color w:val="000000"/>
                <w:kern w:val="0"/>
                <w:sz w:val="21"/>
                <w:szCs w:val="21"/>
              </w:rPr>
              <w:t>132%</w:t>
            </w:r>
          </w:p>
        </w:tc>
        <w:tc>
          <w:tcPr>
            <w:tcW w:w="1275" w:type="dxa"/>
            <w:shd w:val="clear" w:color="auto" w:fill="auto"/>
            <w:noWrap/>
            <w:vAlign w:val="center"/>
          </w:tcPr>
          <w:p>
            <w:pPr>
              <w:widowControl/>
              <w:spacing w:line="240" w:lineRule="auto"/>
              <w:jc w:val="center"/>
              <w:rPr>
                <w:rFonts w:ascii="宋体" w:hAnsi="宋体" w:cs="宋体"/>
                <w:color w:val="000000"/>
                <w:kern w:val="0"/>
                <w:sz w:val="21"/>
                <w:szCs w:val="21"/>
              </w:rPr>
            </w:pPr>
            <w:r>
              <w:rPr>
                <w:rFonts w:hint="eastAsia" w:ascii="宋体" w:hAnsi="宋体" w:cs="宋体"/>
                <w:color w:val="000000"/>
                <w:kern w:val="0"/>
                <w:sz w:val="21"/>
                <w:szCs w:val="21"/>
              </w:rPr>
              <w:t>144%</w:t>
            </w:r>
          </w:p>
        </w:tc>
        <w:tc>
          <w:tcPr>
            <w:tcW w:w="2552" w:type="dxa"/>
            <w:shd w:val="clear" w:color="auto" w:fill="auto"/>
            <w:vAlign w:val="center"/>
          </w:tcPr>
          <w:p>
            <w:pPr>
              <w:widowControl/>
              <w:spacing w:line="240" w:lineRule="auto"/>
              <w:jc w:val="left"/>
              <w:rPr>
                <w:rFonts w:ascii="宋体" w:hAnsi="宋体" w:cs="宋体"/>
                <w:color w:val="000000"/>
                <w:kern w:val="0"/>
                <w:sz w:val="21"/>
                <w:szCs w:val="21"/>
              </w:rPr>
            </w:pPr>
            <w:r>
              <w:rPr>
                <w:rFonts w:hint="eastAsia" w:ascii="宋体" w:hAnsi="宋体" w:cs="宋体"/>
                <w:color w:val="000000"/>
                <w:kern w:val="0"/>
                <w:sz w:val="21"/>
                <w:szCs w:val="21"/>
              </w:rPr>
              <w:t>地方政府有息债/一般公共预算收入；</w:t>
            </w:r>
            <w:r>
              <w:rPr>
                <w:rFonts w:hint="eastAsia" w:ascii="宋体" w:hAnsi="宋体" w:cs="宋体"/>
                <w:color w:val="000000"/>
                <w:kern w:val="0"/>
                <w:sz w:val="21"/>
                <w:szCs w:val="21"/>
              </w:rPr>
              <w:br w:type="textWrapping"/>
            </w:r>
            <w:r>
              <w:rPr>
                <w:rFonts w:hint="eastAsia" w:ascii="宋体" w:hAnsi="宋体" w:cs="宋体"/>
                <w:color w:val="000000"/>
                <w:kern w:val="0"/>
                <w:sz w:val="21"/>
                <w:szCs w:val="21"/>
              </w:rPr>
              <w:t>其中，地方政府有息债=短期借款+应付票据+一年内到期非流动负债+其他流动负债+长期借款+应付债券+长期应付款+其他权益工具</w:t>
            </w:r>
          </w:p>
        </w:tc>
        <w:tc>
          <w:tcPr>
            <w:tcW w:w="2641" w:type="dxa"/>
            <w:shd w:val="clear" w:color="auto" w:fill="auto"/>
            <w:vAlign w:val="center"/>
          </w:tcPr>
          <w:p>
            <w:pPr>
              <w:widowControl/>
              <w:spacing w:line="240" w:lineRule="auto"/>
              <w:jc w:val="left"/>
              <w:rPr>
                <w:rFonts w:ascii="宋体" w:hAnsi="宋体" w:cs="宋体"/>
                <w:color w:val="000000"/>
                <w:kern w:val="0"/>
                <w:sz w:val="21"/>
                <w:szCs w:val="21"/>
              </w:rPr>
            </w:pPr>
            <w:r>
              <w:rPr>
                <w:rFonts w:hint="eastAsia" w:ascii="宋体" w:hAnsi="宋体" w:cs="宋体"/>
                <w:color w:val="000000"/>
                <w:kern w:val="0"/>
                <w:sz w:val="21"/>
                <w:szCs w:val="21"/>
              </w:rPr>
              <w:t>地方政府平台债务率越高，政府债务程度越高，地方政府信用风险越高。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993" w:type="dxa"/>
            <w:shd w:val="clear" w:color="auto" w:fill="auto"/>
            <w:noWrap/>
            <w:vAlign w:val="center"/>
          </w:tcPr>
          <w:p>
            <w:pPr>
              <w:widowControl/>
              <w:spacing w:line="240" w:lineRule="auto"/>
              <w:jc w:val="center"/>
              <w:rPr>
                <w:rFonts w:ascii="宋体" w:hAnsi="宋体" w:cs="宋体"/>
                <w:color w:val="000000"/>
                <w:kern w:val="0"/>
                <w:sz w:val="21"/>
                <w:szCs w:val="21"/>
              </w:rPr>
            </w:pPr>
            <w:r>
              <w:rPr>
                <w:rFonts w:hint="eastAsia" w:ascii="宋体" w:hAnsi="宋体" w:cs="宋体"/>
                <w:color w:val="000000"/>
                <w:kern w:val="0"/>
                <w:sz w:val="21"/>
                <w:szCs w:val="21"/>
              </w:rPr>
              <w:t>3</w:t>
            </w:r>
          </w:p>
        </w:tc>
        <w:tc>
          <w:tcPr>
            <w:tcW w:w="2546" w:type="dxa"/>
            <w:shd w:val="clear" w:color="auto" w:fill="auto"/>
            <w:vAlign w:val="center"/>
          </w:tcPr>
          <w:p>
            <w:pPr>
              <w:widowControl/>
              <w:spacing w:line="240" w:lineRule="auto"/>
              <w:jc w:val="center"/>
              <w:rPr>
                <w:rFonts w:ascii="宋体" w:hAnsi="宋体" w:cs="宋体"/>
                <w:kern w:val="0"/>
                <w:sz w:val="21"/>
                <w:szCs w:val="21"/>
              </w:rPr>
            </w:pPr>
            <w:r>
              <w:rPr>
                <w:rFonts w:hint="eastAsia" w:ascii="宋体" w:hAnsi="宋体" w:cs="宋体"/>
                <w:kern w:val="0"/>
                <w:sz w:val="21"/>
                <w:szCs w:val="21"/>
              </w:rPr>
              <w:t>GDP增长率排名</w:t>
            </w:r>
          </w:p>
        </w:tc>
        <w:tc>
          <w:tcPr>
            <w:tcW w:w="709" w:type="dxa"/>
            <w:shd w:val="clear" w:color="auto" w:fill="auto"/>
            <w:vAlign w:val="center"/>
          </w:tcPr>
          <w:p>
            <w:pPr>
              <w:widowControl/>
              <w:spacing w:line="240" w:lineRule="auto"/>
              <w:jc w:val="center"/>
              <w:rPr>
                <w:rFonts w:ascii="宋体" w:hAnsi="宋体" w:cs="宋体"/>
                <w:color w:val="000000"/>
                <w:kern w:val="0"/>
                <w:sz w:val="21"/>
                <w:szCs w:val="21"/>
              </w:rPr>
            </w:pPr>
            <w:r>
              <w:rPr>
                <w:rFonts w:hint="eastAsia" w:ascii="宋体" w:hAnsi="宋体" w:cs="宋体"/>
                <w:color w:val="000000"/>
                <w:kern w:val="0"/>
                <w:sz w:val="21"/>
                <w:szCs w:val="21"/>
              </w:rPr>
              <w:t>经营</w:t>
            </w:r>
          </w:p>
        </w:tc>
        <w:tc>
          <w:tcPr>
            <w:tcW w:w="1134" w:type="dxa"/>
            <w:shd w:val="clear" w:color="auto" w:fill="auto"/>
            <w:vAlign w:val="center"/>
          </w:tcPr>
          <w:p>
            <w:pPr>
              <w:widowControl/>
              <w:spacing w:line="240" w:lineRule="auto"/>
              <w:jc w:val="center"/>
              <w:rPr>
                <w:rFonts w:ascii="宋体" w:hAnsi="宋体" w:cs="宋体"/>
                <w:color w:val="000000"/>
                <w:kern w:val="0"/>
                <w:sz w:val="21"/>
                <w:szCs w:val="21"/>
              </w:rPr>
            </w:pPr>
            <w:r>
              <w:rPr>
                <w:rFonts w:hint="eastAsia" w:ascii="宋体" w:hAnsi="宋体" w:cs="宋体"/>
                <w:color w:val="000000"/>
                <w:kern w:val="0"/>
                <w:sz w:val="21"/>
                <w:szCs w:val="21"/>
              </w:rPr>
              <w:t>区域经济</w:t>
            </w:r>
          </w:p>
        </w:tc>
        <w:tc>
          <w:tcPr>
            <w:tcW w:w="709" w:type="dxa"/>
            <w:shd w:val="clear" w:color="auto" w:fill="auto"/>
            <w:vAlign w:val="center"/>
          </w:tcPr>
          <w:p>
            <w:pPr>
              <w:widowControl/>
              <w:spacing w:line="240" w:lineRule="auto"/>
              <w:jc w:val="center"/>
              <w:rPr>
                <w:rFonts w:ascii="宋体" w:hAnsi="宋体" w:cs="宋体"/>
                <w:color w:val="000000"/>
                <w:kern w:val="0"/>
                <w:sz w:val="21"/>
                <w:szCs w:val="21"/>
              </w:rPr>
            </w:pPr>
            <w:r>
              <w:rPr>
                <w:rFonts w:hint="eastAsia" w:ascii="宋体" w:hAnsi="宋体" w:cs="宋体"/>
                <w:color w:val="000000"/>
                <w:kern w:val="0"/>
                <w:sz w:val="21"/>
                <w:szCs w:val="21"/>
              </w:rPr>
              <w:t>异常</w:t>
            </w:r>
          </w:p>
        </w:tc>
        <w:tc>
          <w:tcPr>
            <w:tcW w:w="992" w:type="dxa"/>
            <w:shd w:val="clear" w:color="auto" w:fill="auto"/>
            <w:noWrap/>
            <w:vAlign w:val="center"/>
          </w:tcPr>
          <w:p>
            <w:pPr>
              <w:widowControl/>
              <w:spacing w:line="240" w:lineRule="auto"/>
              <w:jc w:val="center"/>
              <w:rPr>
                <w:rFonts w:ascii="宋体" w:hAnsi="宋体" w:cs="宋体"/>
                <w:color w:val="000000"/>
                <w:kern w:val="0"/>
                <w:sz w:val="21"/>
                <w:szCs w:val="21"/>
              </w:rPr>
            </w:pPr>
            <w:r>
              <w:rPr>
                <w:rFonts w:hint="eastAsia" w:ascii="宋体" w:hAnsi="宋体" w:cs="宋体"/>
                <w:color w:val="000000"/>
                <w:kern w:val="0"/>
                <w:sz w:val="21"/>
                <w:szCs w:val="21"/>
              </w:rPr>
              <w:t>22</w:t>
            </w:r>
          </w:p>
        </w:tc>
        <w:tc>
          <w:tcPr>
            <w:tcW w:w="1276" w:type="dxa"/>
            <w:shd w:val="clear" w:color="auto" w:fill="auto"/>
            <w:noWrap/>
            <w:vAlign w:val="center"/>
          </w:tcPr>
          <w:p>
            <w:pPr>
              <w:widowControl/>
              <w:spacing w:line="240" w:lineRule="auto"/>
              <w:jc w:val="center"/>
              <w:rPr>
                <w:rFonts w:ascii="宋体" w:hAnsi="宋体" w:cs="宋体"/>
                <w:color w:val="000000"/>
                <w:kern w:val="0"/>
                <w:sz w:val="21"/>
                <w:szCs w:val="21"/>
              </w:rPr>
            </w:pPr>
            <w:r>
              <w:rPr>
                <w:rFonts w:hint="eastAsia" w:ascii="宋体" w:hAnsi="宋体" w:cs="宋体"/>
                <w:color w:val="000000"/>
                <w:kern w:val="0"/>
                <w:sz w:val="21"/>
                <w:szCs w:val="21"/>
              </w:rPr>
              <w:t>16</w:t>
            </w:r>
          </w:p>
        </w:tc>
        <w:tc>
          <w:tcPr>
            <w:tcW w:w="1275" w:type="dxa"/>
            <w:shd w:val="clear" w:color="auto" w:fill="auto"/>
            <w:noWrap/>
            <w:vAlign w:val="center"/>
          </w:tcPr>
          <w:p>
            <w:pPr>
              <w:widowControl/>
              <w:spacing w:line="240" w:lineRule="auto"/>
              <w:jc w:val="center"/>
              <w:rPr>
                <w:rFonts w:ascii="宋体" w:hAnsi="宋体" w:cs="宋体"/>
                <w:color w:val="000000"/>
                <w:kern w:val="0"/>
                <w:sz w:val="21"/>
                <w:szCs w:val="21"/>
              </w:rPr>
            </w:pPr>
            <w:r>
              <w:rPr>
                <w:rFonts w:hint="eastAsia" w:ascii="宋体" w:hAnsi="宋体" w:cs="宋体"/>
                <w:color w:val="000000"/>
                <w:kern w:val="0"/>
                <w:sz w:val="21"/>
                <w:szCs w:val="21"/>
              </w:rPr>
              <w:t>22</w:t>
            </w:r>
          </w:p>
        </w:tc>
        <w:tc>
          <w:tcPr>
            <w:tcW w:w="2552" w:type="dxa"/>
            <w:shd w:val="clear" w:color="auto" w:fill="auto"/>
            <w:vAlign w:val="center"/>
          </w:tcPr>
          <w:p>
            <w:pPr>
              <w:widowControl/>
              <w:spacing w:line="240" w:lineRule="auto"/>
              <w:jc w:val="left"/>
              <w:rPr>
                <w:rFonts w:ascii="宋体" w:hAnsi="宋体" w:cs="宋体"/>
                <w:color w:val="000000"/>
                <w:kern w:val="0"/>
                <w:sz w:val="21"/>
                <w:szCs w:val="21"/>
              </w:rPr>
            </w:pPr>
            <w:r>
              <w:rPr>
                <w:rFonts w:hint="eastAsia" w:ascii="宋体" w:hAnsi="宋体" w:cs="宋体"/>
                <w:color w:val="000000"/>
                <w:kern w:val="0"/>
                <w:sz w:val="21"/>
                <w:szCs w:val="21"/>
              </w:rPr>
              <w:t>省级GDP增长率排名；</w:t>
            </w:r>
            <w:r>
              <w:rPr>
                <w:rFonts w:hint="eastAsia" w:ascii="宋体" w:hAnsi="宋体" w:cs="宋体"/>
                <w:color w:val="000000"/>
                <w:kern w:val="0"/>
                <w:sz w:val="21"/>
                <w:szCs w:val="21"/>
              </w:rPr>
              <w:br w:type="textWrapping"/>
            </w:r>
            <w:r>
              <w:rPr>
                <w:rFonts w:hint="eastAsia" w:ascii="宋体" w:hAnsi="宋体" w:cs="宋体"/>
                <w:color w:val="000000"/>
                <w:kern w:val="0"/>
                <w:sz w:val="21"/>
                <w:szCs w:val="21"/>
              </w:rPr>
              <w:t>其中，GDP增长率=（GDP-上期GDP）/上期GDP</w:t>
            </w:r>
          </w:p>
        </w:tc>
        <w:tc>
          <w:tcPr>
            <w:tcW w:w="2641" w:type="dxa"/>
            <w:shd w:val="clear" w:color="auto" w:fill="auto"/>
            <w:vAlign w:val="center"/>
          </w:tcPr>
          <w:p>
            <w:pPr>
              <w:widowControl/>
              <w:spacing w:line="240" w:lineRule="auto"/>
              <w:jc w:val="left"/>
              <w:rPr>
                <w:rFonts w:ascii="宋体" w:hAnsi="宋体" w:cs="宋体"/>
                <w:color w:val="000000"/>
                <w:kern w:val="0"/>
                <w:sz w:val="21"/>
                <w:szCs w:val="21"/>
              </w:rPr>
            </w:pPr>
            <w:r>
              <w:rPr>
                <w:rFonts w:hint="eastAsia" w:ascii="宋体" w:hAnsi="宋体" w:cs="宋体"/>
                <w:color w:val="000000"/>
                <w:kern w:val="0"/>
                <w:sz w:val="21"/>
                <w:szCs w:val="21"/>
              </w:rPr>
              <w:t>GDP增长率排名越靠前，政府经济增速则相对越好。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20" w:hRule="atLeast"/>
        </w:trPr>
        <w:tc>
          <w:tcPr>
            <w:tcW w:w="993" w:type="dxa"/>
            <w:shd w:val="clear" w:color="auto" w:fill="auto"/>
            <w:noWrap/>
            <w:vAlign w:val="center"/>
          </w:tcPr>
          <w:p>
            <w:pPr>
              <w:widowControl/>
              <w:spacing w:line="240" w:lineRule="auto"/>
              <w:jc w:val="center"/>
              <w:rPr>
                <w:rFonts w:ascii="宋体" w:hAnsi="宋体" w:cs="宋体"/>
                <w:color w:val="000000"/>
                <w:kern w:val="0"/>
                <w:sz w:val="21"/>
                <w:szCs w:val="21"/>
              </w:rPr>
            </w:pPr>
            <w:r>
              <w:rPr>
                <w:rFonts w:hint="eastAsia" w:ascii="宋体" w:hAnsi="宋体" w:cs="宋体"/>
                <w:color w:val="000000"/>
                <w:kern w:val="0"/>
                <w:sz w:val="21"/>
                <w:szCs w:val="21"/>
              </w:rPr>
              <w:t>4</w:t>
            </w:r>
          </w:p>
        </w:tc>
        <w:tc>
          <w:tcPr>
            <w:tcW w:w="2546" w:type="dxa"/>
            <w:shd w:val="clear" w:color="auto" w:fill="auto"/>
            <w:vAlign w:val="center"/>
          </w:tcPr>
          <w:p>
            <w:pPr>
              <w:widowControl/>
              <w:spacing w:line="240" w:lineRule="auto"/>
              <w:jc w:val="center"/>
              <w:rPr>
                <w:rFonts w:ascii="宋体" w:hAnsi="宋体" w:cs="宋体"/>
                <w:color w:val="000000"/>
                <w:kern w:val="0"/>
                <w:sz w:val="21"/>
                <w:szCs w:val="21"/>
              </w:rPr>
            </w:pPr>
            <w:r>
              <w:rPr>
                <w:rFonts w:hint="eastAsia" w:ascii="宋体" w:hAnsi="宋体" w:cs="宋体"/>
                <w:color w:val="000000"/>
                <w:kern w:val="0"/>
                <w:sz w:val="21"/>
                <w:szCs w:val="21"/>
              </w:rPr>
              <w:t>最新年报_短期债务利息支出覆盖率_同比增长率</w:t>
            </w:r>
          </w:p>
        </w:tc>
        <w:tc>
          <w:tcPr>
            <w:tcW w:w="709" w:type="dxa"/>
            <w:shd w:val="clear" w:color="auto" w:fill="auto"/>
            <w:vAlign w:val="center"/>
          </w:tcPr>
          <w:p>
            <w:pPr>
              <w:widowControl/>
              <w:spacing w:line="240" w:lineRule="auto"/>
              <w:jc w:val="center"/>
              <w:rPr>
                <w:rFonts w:ascii="宋体" w:hAnsi="宋体" w:cs="宋体"/>
                <w:color w:val="000000"/>
                <w:kern w:val="0"/>
                <w:sz w:val="21"/>
                <w:szCs w:val="21"/>
              </w:rPr>
            </w:pPr>
            <w:r>
              <w:rPr>
                <w:rFonts w:hint="eastAsia" w:ascii="宋体" w:hAnsi="宋体" w:cs="宋体"/>
                <w:color w:val="000000"/>
                <w:kern w:val="0"/>
                <w:sz w:val="21"/>
                <w:szCs w:val="21"/>
              </w:rPr>
              <w:t>财务</w:t>
            </w:r>
          </w:p>
        </w:tc>
        <w:tc>
          <w:tcPr>
            <w:tcW w:w="1134" w:type="dxa"/>
            <w:shd w:val="clear" w:color="auto" w:fill="auto"/>
            <w:vAlign w:val="center"/>
          </w:tcPr>
          <w:p>
            <w:pPr>
              <w:widowControl/>
              <w:spacing w:line="240" w:lineRule="auto"/>
              <w:jc w:val="center"/>
              <w:rPr>
                <w:rFonts w:ascii="宋体" w:hAnsi="宋体" w:cs="宋体"/>
                <w:color w:val="000000"/>
                <w:kern w:val="0"/>
                <w:sz w:val="21"/>
                <w:szCs w:val="21"/>
              </w:rPr>
            </w:pPr>
            <w:r>
              <w:rPr>
                <w:rFonts w:hint="eastAsia" w:ascii="宋体" w:hAnsi="宋体" w:cs="宋体"/>
                <w:color w:val="000000"/>
                <w:kern w:val="0"/>
                <w:sz w:val="21"/>
                <w:szCs w:val="21"/>
              </w:rPr>
              <w:t>偿债能力</w:t>
            </w:r>
          </w:p>
        </w:tc>
        <w:tc>
          <w:tcPr>
            <w:tcW w:w="709" w:type="dxa"/>
            <w:shd w:val="clear" w:color="auto" w:fill="auto"/>
            <w:vAlign w:val="center"/>
          </w:tcPr>
          <w:p>
            <w:pPr>
              <w:widowControl/>
              <w:spacing w:line="240" w:lineRule="auto"/>
              <w:jc w:val="center"/>
              <w:rPr>
                <w:rFonts w:ascii="宋体" w:hAnsi="宋体" w:cs="宋体"/>
                <w:color w:val="000000"/>
                <w:kern w:val="0"/>
                <w:sz w:val="21"/>
                <w:szCs w:val="21"/>
              </w:rPr>
            </w:pPr>
            <w:r>
              <w:rPr>
                <w:rFonts w:hint="eastAsia" w:ascii="宋体" w:hAnsi="宋体" w:cs="宋体"/>
                <w:color w:val="000000"/>
                <w:kern w:val="0"/>
                <w:sz w:val="21"/>
                <w:szCs w:val="21"/>
              </w:rPr>
              <w:t>异常</w:t>
            </w:r>
          </w:p>
        </w:tc>
        <w:tc>
          <w:tcPr>
            <w:tcW w:w="992" w:type="dxa"/>
            <w:shd w:val="clear" w:color="auto" w:fill="auto"/>
            <w:noWrap/>
            <w:vAlign w:val="center"/>
          </w:tcPr>
          <w:p>
            <w:pPr>
              <w:widowControl/>
              <w:spacing w:line="240" w:lineRule="auto"/>
              <w:jc w:val="center"/>
              <w:rPr>
                <w:rFonts w:ascii="宋体" w:hAnsi="宋体" w:cs="宋体"/>
                <w:color w:val="000000"/>
                <w:kern w:val="0"/>
                <w:sz w:val="21"/>
                <w:szCs w:val="21"/>
              </w:rPr>
            </w:pPr>
            <w:r>
              <w:rPr>
                <w:rFonts w:hint="eastAsia" w:ascii="宋体" w:hAnsi="宋体" w:cs="宋体"/>
                <w:color w:val="000000"/>
                <w:kern w:val="0"/>
                <w:sz w:val="21"/>
                <w:szCs w:val="21"/>
              </w:rPr>
              <w:t>-45.76%</w:t>
            </w:r>
          </w:p>
        </w:tc>
        <w:tc>
          <w:tcPr>
            <w:tcW w:w="1276" w:type="dxa"/>
            <w:shd w:val="clear" w:color="auto" w:fill="auto"/>
            <w:noWrap/>
            <w:vAlign w:val="center"/>
          </w:tcPr>
          <w:p>
            <w:pPr>
              <w:widowControl/>
              <w:spacing w:line="240" w:lineRule="auto"/>
              <w:jc w:val="center"/>
              <w:rPr>
                <w:rFonts w:ascii="宋体" w:hAnsi="宋体" w:cs="宋体"/>
                <w:color w:val="000000"/>
                <w:kern w:val="0"/>
                <w:sz w:val="21"/>
                <w:szCs w:val="21"/>
              </w:rPr>
            </w:pPr>
            <w:r>
              <w:rPr>
                <w:rFonts w:hint="eastAsia" w:ascii="宋体" w:hAnsi="宋体" w:cs="宋体"/>
                <w:color w:val="000000"/>
                <w:kern w:val="0"/>
                <w:sz w:val="21"/>
                <w:szCs w:val="21"/>
              </w:rPr>
              <w:t>15.83%</w:t>
            </w:r>
          </w:p>
        </w:tc>
        <w:tc>
          <w:tcPr>
            <w:tcW w:w="1275" w:type="dxa"/>
            <w:shd w:val="clear" w:color="auto" w:fill="auto"/>
            <w:noWrap/>
            <w:vAlign w:val="center"/>
          </w:tcPr>
          <w:p>
            <w:pPr>
              <w:widowControl/>
              <w:spacing w:line="240" w:lineRule="auto"/>
              <w:jc w:val="center"/>
              <w:rPr>
                <w:rFonts w:ascii="宋体" w:hAnsi="宋体" w:cs="宋体"/>
                <w:color w:val="000000"/>
                <w:kern w:val="0"/>
                <w:sz w:val="21"/>
                <w:szCs w:val="21"/>
              </w:rPr>
            </w:pPr>
            <w:r>
              <w:rPr>
                <w:rFonts w:hint="eastAsia" w:ascii="宋体" w:hAnsi="宋体" w:cs="宋体"/>
                <w:color w:val="000000"/>
                <w:kern w:val="0"/>
                <w:sz w:val="21"/>
                <w:szCs w:val="21"/>
              </w:rPr>
              <w:t>-56.17%</w:t>
            </w:r>
          </w:p>
        </w:tc>
        <w:tc>
          <w:tcPr>
            <w:tcW w:w="2552" w:type="dxa"/>
            <w:shd w:val="clear" w:color="auto" w:fill="auto"/>
            <w:vAlign w:val="center"/>
          </w:tcPr>
          <w:p>
            <w:pPr>
              <w:widowControl/>
              <w:spacing w:line="240" w:lineRule="auto"/>
              <w:jc w:val="left"/>
              <w:rPr>
                <w:rFonts w:ascii="宋体" w:hAnsi="宋体" w:cs="宋体"/>
                <w:color w:val="000000"/>
                <w:kern w:val="0"/>
                <w:sz w:val="21"/>
                <w:szCs w:val="21"/>
              </w:rPr>
            </w:pPr>
            <w:r>
              <w:rPr>
                <w:rFonts w:hint="eastAsia" w:ascii="宋体" w:hAnsi="宋体" w:cs="宋体"/>
                <w:color w:val="000000"/>
                <w:kern w:val="0"/>
                <w:sz w:val="21"/>
                <w:szCs w:val="21"/>
              </w:rPr>
              <w:t>（短期债务利息支出覆盖率-上期短期债务利息支出覆盖率）/上期短期债务利息支出覆盖率；</w:t>
            </w:r>
            <w:r>
              <w:rPr>
                <w:rFonts w:hint="eastAsia" w:ascii="宋体" w:hAnsi="宋体" w:cs="宋体"/>
                <w:color w:val="000000"/>
                <w:kern w:val="0"/>
                <w:sz w:val="21"/>
                <w:szCs w:val="21"/>
              </w:rPr>
              <w:br w:type="textWrapping"/>
            </w:r>
            <w:r>
              <w:rPr>
                <w:rFonts w:hint="eastAsia" w:ascii="宋体" w:hAnsi="宋体" w:cs="宋体"/>
                <w:color w:val="000000"/>
                <w:kern w:val="0"/>
                <w:sz w:val="21"/>
                <w:szCs w:val="21"/>
              </w:rPr>
              <w:t>其中短期债务利息支出覆盖率=现金/(短期债务+利息支出）</w:t>
            </w:r>
          </w:p>
        </w:tc>
        <w:tc>
          <w:tcPr>
            <w:tcW w:w="2641" w:type="dxa"/>
            <w:shd w:val="clear" w:color="auto" w:fill="auto"/>
            <w:vAlign w:val="center"/>
          </w:tcPr>
          <w:p>
            <w:pPr>
              <w:widowControl/>
              <w:spacing w:line="240" w:lineRule="auto"/>
              <w:jc w:val="left"/>
              <w:rPr>
                <w:rFonts w:ascii="宋体" w:hAnsi="宋体" w:cs="宋体"/>
                <w:color w:val="000000"/>
                <w:kern w:val="0"/>
                <w:sz w:val="21"/>
                <w:szCs w:val="21"/>
              </w:rPr>
            </w:pPr>
            <w:r>
              <w:rPr>
                <w:rFonts w:hint="eastAsia" w:ascii="宋体" w:hAnsi="宋体" w:cs="宋体"/>
                <w:color w:val="000000"/>
                <w:kern w:val="0"/>
                <w:sz w:val="21"/>
                <w:szCs w:val="21"/>
              </w:rPr>
              <w:t>短期债务利息支出覆盖率越高，企业短期偿债能力越强。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993" w:type="dxa"/>
            <w:shd w:val="clear" w:color="auto" w:fill="auto"/>
            <w:noWrap/>
            <w:vAlign w:val="center"/>
          </w:tcPr>
          <w:p>
            <w:pPr>
              <w:widowControl/>
              <w:spacing w:line="240" w:lineRule="auto"/>
              <w:jc w:val="center"/>
              <w:rPr>
                <w:rFonts w:ascii="宋体" w:hAnsi="宋体" w:cs="宋体"/>
                <w:color w:val="000000"/>
                <w:kern w:val="0"/>
                <w:sz w:val="21"/>
                <w:szCs w:val="21"/>
              </w:rPr>
            </w:pPr>
            <w:r>
              <w:rPr>
                <w:rFonts w:hint="eastAsia" w:ascii="宋体" w:hAnsi="宋体" w:cs="宋体"/>
                <w:color w:val="000000"/>
                <w:kern w:val="0"/>
                <w:sz w:val="21"/>
                <w:szCs w:val="21"/>
              </w:rPr>
              <w:t>5</w:t>
            </w:r>
          </w:p>
        </w:tc>
        <w:tc>
          <w:tcPr>
            <w:tcW w:w="2546" w:type="dxa"/>
            <w:shd w:val="clear" w:color="auto" w:fill="auto"/>
            <w:vAlign w:val="center"/>
          </w:tcPr>
          <w:p>
            <w:pPr>
              <w:widowControl/>
              <w:spacing w:line="240" w:lineRule="auto"/>
              <w:jc w:val="center"/>
              <w:rPr>
                <w:rFonts w:ascii="宋体" w:hAnsi="宋体" w:cs="宋体"/>
                <w:color w:val="000000"/>
                <w:kern w:val="0"/>
                <w:sz w:val="21"/>
                <w:szCs w:val="21"/>
              </w:rPr>
            </w:pPr>
            <w:r>
              <w:rPr>
                <w:rFonts w:hint="eastAsia" w:ascii="宋体" w:hAnsi="宋体" w:cs="宋体"/>
                <w:color w:val="000000"/>
                <w:kern w:val="0"/>
                <w:sz w:val="21"/>
                <w:szCs w:val="21"/>
              </w:rPr>
              <w:t>最新年报_资产负债率</w:t>
            </w:r>
          </w:p>
        </w:tc>
        <w:tc>
          <w:tcPr>
            <w:tcW w:w="709" w:type="dxa"/>
            <w:shd w:val="clear" w:color="auto" w:fill="auto"/>
            <w:vAlign w:val="center"/>
          </w:tcPr>
          <w:p>
            <w:pPr>
              <w:widowControl/>
              <w:spacing w:line="240" w:lineRule="auto"/>
              <w:jc w:val="center"/>
              <w:rPr>
                <w:rFonts w:ascii="宋体" w:hAnsi="宋体" w:cs="宋体"/>
                <w:color w:val="000000"/>
                <w:kern w:val="0"/>
                <w:sz w:val="21"/>
                <w:szCs w:val="21"/>
              </w:rPr>
            </w:pPr>
            <w:r>
              <w:rPr>
                <w:rFonts w:hint="eastAsia" w:ascii="宋体" w:hAnsi="宋体" w:cs="宋体"/>
                <w:color w:val="000000"/>
                <w:kern w:val="0"/>
                <w:sz w:val="21"/>
                <w:szCs w:val="21"/>
              </w:rPr>
              <w:t>财务</w:t>
            </w:r>
          </w:p>
        </w:tc>
        <w:tc>
          <w:tcPr>
            <w:tcW w:w="1134" w:type="dxa"/>
            <w:shd w:val="clear" w:color="auto" w:fill="auto"/>
            <w:vAlign w:val="center"/>
          </w:tcPr>
          <w:p>
            <w:pPr>
              <w:widowControl/>
              <w:spacing w:line="240" w:lineRule="auto"/>
              <w:jc w:val="center"/>
              <w:rPr>
                <w:rFonts w:ascii="宋体" w:hAnsi="宋体" w:cs="宋体"/>
                <w:color w:val="000000"/>
                <w:kern w:val="0"/>
                <w:sz w:val="21"/>
                <w:szCs w:val="21"/>
              </w:rPr>
            </w:pPr>
            <w:r>
              <w:rPr>
                <w:rFonts w:hint="eastAsia" w:ascii="宋体" w:hAnsi="宋体" w:cs="宋体"/>
                <w:color w:val="000000"/>
                <w:kern w:val="0"/>
                <w:sz w:val="21"/>
                <w:szCs w:val="21"/>
              </w:rPr>
              <w:t>杠杆水平</w:t>
            </w:r>
          </w:p>
        </w:tc>
        <w:tc>
          <w:tcPr>
            <w:tcW w:w="709" w:type="dxa"/>
            <w:shd w:val="clear" w:color="auto" w:fill="auto"/>
            <w:vAlign w:val="center"/>
          </w:tcPr>
          <w:p>
            <w:pPr>
              <w:widowControl/>
              <w:spacing w:line="240" w:lineRule="auto"/>
              <w:jc w:val="center"/>
              <w:rPr>
                <w:rFonts w:ascii="宋体" w:hAnsi="宋体" w:cs="宋体"/>
                <w:color w:val="000000"/>
                <w:kern w:val="0"/>
                <w:sz w:val="21"/>
                <w:szCs w:val="21"/>
              </w:rPr>
            </w:pPr>
            <w:r>
              <w:rPr>
                <w:rFonts w:hint="eastAsia" w:ascii="宋体" w:hAnsi="宋体" w:cs="宋体"/>
                <w:color w:val="000000"/>
                <w:kern w:val="0"/>
                <w:sz w:val="21"/>
                <w:szCs w:val="21"/>
              </w:rPr>
              <w:t>正常</w:t>
            </w:r>
          </w:p>
        </w:tc>
        <w:tc>
          <w:tcPr>
            <w:tcW w:w="992" w:type="dxa"/>
            <w:shd w:val="clear" w:color="auto" w:fill="auto"/>
            <w:noWrap/>
            <w:vAlign w:val="center"/>
          </w:tcPr>
          <w:p>
            <w:pPr>
              <w:widowControl/>
              <w:spacing w:line="240" w:lineRule="auto"/>
              <w:jc w:val="center"/>
              <w:rPr>
                <w:rFonts w:ascii="宋体" w:hAnsi="宋体" w:cs="宋体"/>
                <w:color w:val="000000"/>
                <w:kern w:val="0"/>
                <w:sz w:val="21"/>
                <w:szCs w:val="21"/>
              </w:rPr>
            </w:pPr>
            <w:r>
              <w:rPr>
                <w:rFonts w:hint="eastAsia" w:ascii="宋体" w:hAnsi="宋体" w:cs="宋体"/>
                <w:color w:val="000000"/>
                <w:kern w:val="0"/>
                <w:sz w:val="21"/>
                <w:szCs w:val="21"/>
              </w:rPr>
              <w:t>56.15%</w:t>
            </w:r>
          </w:p>
        </w:tc>
        <w:tc>
          <w:tcPr>
            <w:tcW w:w="1276" w:type="dxa"/>
            <w:shd w:val="clear" w:color="auto" w:fill="auto"/>
            <w:noWrap/>
            <w:vAlign w:val="center"/>
          </w:tcPr>
          <w:p>
            <w:pPr>
              <w:widowControl/>
              <w:spacing w:line="240" w:lineRule="auto"/>
              <w:jc w:val="center"/>
              <w:rPr>
                <w:rFonts w:ascii="宋体" w:hAnsi="宋体" w:cs="宋体"/>
                <w:color w:val="000000"/>
                <w:kern w:val="0"/>
                <w:sz w:val="21"/>
                <w:szCs w:val="21"/>
              </w:rPr>
            </w:pPr>
            <w:r>
              <w:rPr>
                <w:rFonts w:hint="eastAsia" w:ascii="宋体" w:hAnsi="宋体" w:cs="宋体"/>
                <w:color w:val="000000"/>
                <w:kern w:val="0"/>
                <w:sz w:val="21"/>
                <w:szCs w:val="21"/>
              </w:rPr>
              <w:t>53.71%</w:t>
            </w:r>
          </w:p>
        </w:tc>
        <w:tc>
          <w:tcPr>
            <w:tcW w:w="1275" w:type="dxa"/>
            <w:shd w:val="clear" w:color="auto" w:fill="auto"/>
            <w:noWrap/>
            <w:vAlign w:val="center"/>
          </w:tcPr>
          <w:p>
            <w:pPr>
              <w:widowControl/>
              <w:spacing w:line="240" w:lineRule="auto"/>
              <w:jc w:val="center"/>
              <w:rPr>
                <w:rFonts w:ascii="宋体" w:hAnsi="宋体" w:cs="宋体"/>
                <w:color w:val="000000"/>
                <w:kern w:val="0"/>
                <w:sz w:val="21"/>
                <w:szCs w:val="21"/>
              </w:rPr>
            </w:pPr>
            <w:r>
              <w:rPr>
                <w:rFonts w:hint="eastAsia" w:ascii="宋体" w:hAnsi="宋体" w:cs="宋体"/>
                <w:color w:val="000000"/>
                <w:kern w:val="0"/>
                <w:sz w:val="21"/>
                <w:szCs w:val="21"/>
              </w:rPr>
              <w:t>55.04%</w:t>
            </w:r>
          </w:p>
        </w:tc>
        <w:tc>
          <w:tcPr>
            <w:tcW w:w="2552" w:type="dxa"/>
            <w:shd w:val="clear" w:color="auto" w:fill="auto"/>
            <w:noWrap/>
            <w:vAlign w:val="center"/>
          </w:tcPr>
          <w:p>
            <w:pPr>
              <w:widowControl/>
              <w:spacing w:line="240" w:lineRule="auto"/>
              <w:jc w:val="left"/>
              <w:rPr>
                <w:rFonts w:ascii="宋体" w:hAnsi="宋体" w:cs="宋体"/>
                <w:color w:val="000000"/>
                <w:kern w:val="0"/>
                <w:sz w:val="21"/>
                <w:szCs w:val="21"/>
              </w:rPr>
            </w:pPr>
            <w:r>
              <w:rPr>
                <w:rFonts w:hint="eastAsia" w:ascii="宋体" w:hAnsi="宋体" w:cs="宋体"/>
                <w:color w:val="000000"/>
                <w:kern w:val="0"/>
                <w:sz w:val="21"/>
                <w:szCs w:val="21"/>
              </w:rPr>
              <w:t>资产负债率=年末总负债/年末总资产</w:t>
            </w:r>
          </w:p>
        </w:tc>
        <w:tc>
          <w:tcPr>
            <w:tcW w:w="2641" w:type="dxa"/>
            <w:shd w:val="clear" w:color="auto" w:fill="auto"/>
            <w:vAlign w:val="center"/>
          </w:tcPr>
          <w:p>
            <w:pPr>
              <w:widowControl/>
              <w:spacing w:line="240" w:lineRule="auto"/>
              <w:jc w:val="left"/>
              <w:rPr>
                <w:rFonts w:ascii="宋体" w:hAnsi="宋体" w:cs="宋体"/>
                <w:color w:val="000000"/>
                <w:kern w:val="0"/>
                <w:sz w:val="21"/>
                <w:szCs w:val="21"/>
              </w:rPr>
            </w:pPr>
            <w:r>
              <w:rPr>
                <w:rFonts w:hint="eastAsia" w:ascii="宋体" w:hAnsi="宋体" w:cs="宋体"/>
                <w:color w:val="000000"/>
                <w:kern w:val="0"/>
                <w:sz w:val="21"/>
                <w:szCs w:val="21"/>
              </w:rPr>
              <w:t>资产负债率越高，则债务比重越大，偿债风险越大。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993" w:type="dxa"/>
            <w:shd w:val="clear" w:color="auto" w:fill="auto"/>
            <w:noWrap/>
            <w:vAlign w:val="center"/>
          </w:tcPr>
          <w:p>
            <w:pPr>
              <w:widowControl/>
              <w:spacing w:line="240" w:lineRule="auto"/>
              <w:jc w:val="center"/>
              <w:rPr>
                <w:rFonts w:ascii="宋体" w:hAnsi="宋体" w:cs="宋体"/>
                <w:color w:val="000000"/>
                <w:kern w:val="0"/>
                <w:sz w:val="21"/>
                <w:szCs w:val="21"/>
              </w:rPr>
            </w:pPr>
            <w:r>
              <w:rPr>
                <w:rFonts w:ascii="宋体" w:hAnsi="宋体" w:cs="宋体"/>
                <w:color w:val="000000"/>
                <w:kern w:val="0"/>
                <w:sz w:val="21"/>
                <w:szCs w:val="21"/>
              </w:rPr>
              <w:t>…</w:t>
            </w:r>
          </w:p>
        </w:tc>
        <w:tc>
          <w:tcPr>
            <w:tcW w:w="2546" w:type="dxa"/>
            <w:shd w:val="clear" w:color="auto" w:fill="auto"/>
            <w:vAlign w:val="center"/>
          </w:tcPr>
          <w:p>
            <w:pPr>
              <w:widowControl/>
              <w:spacing w:line="240" w:lineRule="auto"/>
              <w:jc w:val="center"/>
              <w:rPr>
                <w:rFonts w:ascii="宋体" w:hAnsi="宋体" w:cs="宋体"/>
                <w:color w:val="000000"/>
                <w:kern w:val="0"/>
                <w:sz w:val="21"/>
                <w:szCs w:val="21"/>
              </w:rPr>
            </w:pPr>
            <w:r>
              <w:rPr>
                <w:rFonts w:ascii="宋体" w:hAnsi="宋体" w:cs="宋体"/>
                <w:color w:val="000000"/>
                <w:kern w:val="0"/>
                <w:sz w:val="21"/>
                <w:szCs w:val="21"/>
              </w:rPr>
              <w:t>…</w:t>
            </w:r>
          </w:p>
        </w:tc>
        <w:tc>
          <w:tcPr>
            <w:tcW w:w="709" w:type="dxa"/>
            <w:shd w:val="clear" w:color="auto" w:fill="auto"/>
            <w:vAlign w:val="center"/>
          </w:tcPr>
          <w:p>
            <w:pPr>
              <w:widowControl/>
              <w:spacing w:line="240" w:lineRule="auto"/>
              <w:jc w:val="center"/>
              <w:rPr>
                <w:rFonts w:ascii="宋体" w:hAnsi="宋体" w:cs="宋体"/>
                <w:color w:val="000000"/>
                <w:kern w:val="0"/>
                <w:sz w:val="21"/>
                <w:szCs w:val="21"/>
              </w:rPr>
            </w:pPr>
            <w:r>
              <w:rPr>
                <w:rFonts w:ascii="宋体" w:hAnsi="宋体" w:cs="宋体"/>
                <w:color w:val="000000"/>
                <w:kern w:val="0"/>
                <w:sz w:val="21"/>
                <w:szCs w:val="21"/>
              </w:rPr>
              <w:t>…</w:t>
            </w:r>
          </w:p>
        </w:tc>
        <w:tc>
          <w:tcPr>
            <w:tcW w:w="1134" w:type="dxa"/>
            <w:shd w:val="clear" w:color="auto" w:fill="auto"/>
            <w:vAlign w:val="center"/>
          </w:tcPr>
          <w:p>
            <w:pPr>
              <w:widowControl/>
              <w:spacing w:line="240" w:lineRule="auto"/>
              <w:jc w:val="center"/>
              <w:rPr>
                <w:rFonts w:ascii="宋体" w:hAnsi="宋体" w:cs="宋体"/>
                <w:color w:val="000000"/>
                <w:kern w:val="0"/>
                <w:sz w:val="21"/>
                <w:szCs w:val="21"/>
              </w:rPr>
            </w:pPr>
            <w:r>
              <w:rPr>
                <w:rFonts w:ascii="宋体" w:hAnsi="宋体" w:cs="宋体"/>
                <w:color w:val="000000"/>
                <w:kern w:val="0"/>
                <w:sz w:val="21"/>
                <w:szCs w:val="21"/>
              </w:rPr>
              <w:t>…</w:t>
            </w:r>
          </w:p>
        </w:tc>
        <w:tc>
          <w:tcPr>
            <w:tcW w:w="709" w:type="dxa"/>
            <w:shd w:val="clear" w:color="auto" w:fill="auto"/>
            <w:vAlign w:val="center"/>
          </w:tcPr>
          <w:p>
            <w:pPr>
              <w:widowControl/>
              <w:spacing w:line="240" w:lineRule="auto"/>
              <w:jc w:val="center"/>
              <w:rPr>
                <w:rFonts w:ascii="宋体" w:hAnsi="宋体" w:cs="宋体"/>
                <w:color w:val="000000"/>
                <w:kern w:val="0"/>
                <w:sz w:val="21"/>
                <w:szCs w:val="21"/>
              </w:rPr>
            </w:pPr>
            <w:r>
              <w:rPr>
                <w:rFonts w:ascii="宋体" w:hAnsi="宋体" w:cs="宋体"/>
                <w:color w:val="000000"/>
                <w:kern w:val="0"/>
                <w:sz w:val="21"/>
                <w:szCs w:val="21"/>
              </w:rPr>
              <w:t>…</w:t>
            </w:r>
          </w:p>
        </w:tc>
        <w:tc>
          <w:tcPr>
            <w:tcW w:w="992" w:type="dxa"/>
            <w:shd w:val="clear" w:color="auto" w:fill="auto"/>
            <w:noWrap/>
            <w:vAlign w:val="center"/>
          </w:tcPr>
          <w:p>
            <w:pPr>
              <w:widowControl/>
              <w:spacing w:line="240" w:lineRule="auto"/>
              <w:jc w:val="center"/>
              <w:rPr>
                <w:rFonts w:ascii="宋体" w:hAnsi="宋体" w:cs="宋体"/>
                <w:color w:val="000000"/>
                <w:kern w:val="0"/>
                <w:sz w:val="21"/>
                <w:szCs w:val="21"/>
              </w:rPr>
            </w:pPr>
            <w:r>
              <w:rPr>
                <w:rFonts w:ascii="宋体" w:hAnsi="宋体" w:cs="宋体"/>
                <w:color w:val="000000"/>
                <w:kern w:val="0"/>
                <w:sz w:val="21"/>
                <w:szCs w:val="21"/>
              </w:rPr>
              <w:t>…</w:t>
            </w:r>
          </w:p>
        </w:tc>
        <w:tc>
          <w:tcPr>
            <w:tcW w:w="1276" w:type="dxa"/>
            <w:shd w:val="clear" w:color="auto" w:fill="auto"/>
            <w:noWrap/>
            <w:vAlign w:val="center"/>
          </w:tcPr>
          <w:p>
            <w:pPr>
              <w:widowControl/>
              <w:spacing w:line="240" w:lineRule="auto"/>
              <w:jc w:val="center"/>
              <w:rPr>
                <w:rFonts w:ascii="宋体" w:hAnsi="宋体" w:cs="宋体"/>
                <w:color w:val="000000"/>
                <w:kern w:val="0"/>
                <w:sz w:val="21"/>
                <w:szCs w:val="21"/>
              </w:rPr>
            </w:pPr>
            <w:r>
              <w:rPr>
                <w:rFonts w:ascii="宋体" w:hAnsi="宋体" w:cs="宋体"/>
                <w:color w:val="000000"/>
                <w:kern w:val="0"/>
                <w:sz w:val="21"/>
                <w:szCs w:val="21"/>
              </w:rPr>
              <w:t>…</w:t>
            </w:r>
          </w:p>
        </w:tc>
        <w:tc>
          <w:tcPr>
            <w:tcW w:w="1275" w:type="dxa"/>
            <w:shd w:val="clear" w:color="auto" w:fill="auto"/>
            <w:noWrap/>
            <w:vAlign w:val="center"/>
          </w:tcPr>
          <w:p>
            <w:pPr>
              <w:widowControl/>
              <w:spacing w:line="240" w:lineRule="auto"/>
              <w:jc w:val="center"/>
              <w:rPr>
                <w:rFonts w:ascii="宋体" w:hAnsi="宋体" w:cs="宋体"/>
                <w:color w:val="000000"/>
                <w:kern w:val="0"/>
                <w:sz w:val="21"/>
                <w:szCs w:val="21"/>
              </w:rPr>
            </w:pPr>
            <w:r>
              <w:rPr>
                <w:rFonts w:ascii="宋体" w:hAnsi="宋体" w:cs="宋体"/>
                <w:color w:val="000000"/>
                <w:kern w:val="0"/>
                <w:sz w:val="21"/>
                <w:szCs w:val="21"/>
              </w:rPr>
              <w:t>…</w:t>
            </w:r>
          </w:p>
        </w:tc>
        <w:tc>
          <w:tcPr>
            <w:tcW w:w="2552" w:type="dxa"/>
            <w:shd w:val="clear" w:color="auto" w:fill="auto"/>
            <w:noWrap/>
            <w:vAlign w:val="center"/>
          </w:tcPr>
          <w:p>
            <w:pPr>
              <w:widowControl/>
              <w:spacing w:line="240" w:lineRule="auto"/>
              <w:jc w:val="left"/>
              <w:rPr>
                <w:rFonts w:ascii="宋体" w:hAnsi="宋体" w:cs="宋体"/>
                <w:color w:val="000000"/>
                <w:kern w:val="0"/>
                <w:sz w:val="21"/>
                <w:szCs w:val="21"/>
              </w:rPr>
            </w:pPr>
            <w:r>
              <w:rPr>
                <w:rFonts w:ascii="宋体" w:hAnsi="宋体" w:cs="宋体"/>
                <w:color w:val="000000"/>
                <w:kern w:val="0"/>
                <w:sz w:val="21"/>
                <w:szCs w:val="21"/>
              </w:rPr>
              <w:t>…</w:t>
            </w:r>
          </w:p>
        </w:tc>
        <w:tc>
          <w:tcPr>
            <w:tcW w:w="2641" w:type="dxa"/>
            <w:shd w:val="clear" w:color="auto" w:fill="auto"/>
            <w:vAlign w:val="center"/>
          </w:tcPr>
          <w:p>
            <w:pPr>
              <w:widowControl/>
              <w:spacing w:line="240" w:lineRule="auto"/>
              <w:jc w:val="left"/>
              <w:rPr>
                <w:rFonts w:ascii="宋体" w:hAnsi="宋体" w:cs="宋体"/>
                <w:color w:val="000000"/>
                <w:kern w:val="0"/>
                <w:sz w:val="21"/>
                <w:szCs w:val="21"/>
              </w:rPr>
            </w:pPr>
            <w:r>
              <w:rPr>
                <w:rFonts w:ascii="宋体" w:hAnsi="宋体" w:cs="宋体"/>
                <w:color w:val="000000"/>
                <w:kern w:val="0"/>
                <w:sz w:val="21"/>
                <w:szCs w:val="21"/>
              </w:rPr>
              <w:t>…</w:t>
            </w:r>
          </w:p>
        </w:tc>
      </w:tr>
    </w:tbl>
    <w:p>
      <w:pPr>
        <w:pStyle w:val="3"/>
      </w:pPr>
      <w:r>
        <w:rPr>
          <w:rFonts w:hint="eastAsia"/>
        </w:rPr>
        <w:t>归因对比（展示两个指定日期预警的结果变动、因子维度风险变动以及与预警结果变动方向一致的变动前后因子值）</w:t>
      </w:r>
    </w:p>
    <w:p>
      <w:r>
        <w:rPr>
          <w:rFonts w:hint="eastAsia"/>
        </w:rPr>
        <w:t>财务维度：</w:t>
      </w:r>
    </w:p>
    <w:p>
      <w:r>
        <w:drawing>
          <wp:inline distT="0" distB="0" distL="0" distR="0">
            <wp:extent cx="5539105" cy="2851785"/>
            <wp:effectExtent l="0" t="0" r="4445" b="571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543354" cy="2853910"/>
                    </a:xfrm>
                    <a:prstGeom prst="rect">
                      <a:avLst/>
                    </a:prstGeom>
                    <a:noFill/>
                  </pic:spPr>
                </pic:pic>
              </a:graphicData>
            </a:graphic>
          </wp:inline>
        </w:drawing>
      </w:r>
    </w:p>
    <w:p/>
    <w:p>
      <w:r>
        <w:rPr>
          <w:rFonts w:hint="eastAsia"/>
        </w:rPr>
        <w:t>经营维度：</w:t>
      </w:r>
    </w:p>
    <w:p>
      <w:r>
        <w:drawing>
          <wp:inline distT="0" distB="0" distL="0" distR="0">
            <wp:extent cx="4599940" cy="354520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4607206" cy="3551224"/>
                    </a:xfrm>
                    <a:prstGeom prst="rect">
                      <a:avLst/>
                    </a:prstGeom>
                    <a:noFill/>
                  </pic:spPr>
                </pic:pic>
              </a:graphicData>
            </a:graphic>
          </wp:inline>
        </w:drawing>
      </w:r>
    </w:p>
    <w:p>
      <w:r>
        <w:rPr>
          <w:rFonts w:hint="eastAsia"/>
        </w:rPr>
        <w:t>市场维度：</w:t>
      </w:r>
    </w:p>
    <w:p>
      <w:r>
        <w:drawing>
          <wp:inline distT="0" distB="0" distL="0" distR="0">
            <wp:extent cx="7155180" cy="2799715"/>
            <wp:effectExtent l="0" t="0" r="7620"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7168117" cy="2804879"/>
                    </a:xfrm>
                    <a:prstGeom prst="rect">
                      <a:avLst/>
                    </a:prstGeom>
                    <a:noFill/>
                  </pic:spPr>
                </pic:pic>
              </a:graphicData>
            </a:graphic>
          </wp:inline>
        </w:drawing>
      </w:r>
    </w:p>
    <w:p>
      <w:r>
        <w:rPr>
          <w:rFonts w:hint="eastAsia"/>
        </w:rPr>
        <w:t>舆情维度：</w:t>
      </w:r>
    </w:p>
    <w:p>
      <w:r>
        <w:drawing>
          <wp:inline distT="0" distB="0" distL="0" distR="0">
            <wp:extent cx="4960620" cy="370522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4964915" cy="3708185"/>
                    </a:xfrm>
                    <a:prstGeom prst="rect">
                      <a:avLst/>
                    </a:prstGeom>
                    <a:noFill/>
                  </pic:spPr>
                </pic:pic>
              </a:graphicData>
            </a:graphic>
          </wp:inline>
        </w:drawing>
      </w:r>
    </w:p>
    <w:p>
      <w:r>
        <w:rPr>
          <w:rFonts w:hint="eastAsia"/>
        </w:rPr>
        <w:t>除维度变动外，另外以列表形式提供变动因子详情，默认隐藏，可展开查看：</w:t>
      </w:r>
    </w:p>
    <w:tbl>
      <w:tblPr>
        <w:tblStyle w:val="13"/>
        <w:tblW w:w="130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0"/>
        <w:gridCol w:w="1080"/>
        <w:gridCol w:w="1198"/>
        <w:gridCol w:w="2282"/>
        <w:gridCol w:w="1080"/>
        <w:gridCol w:w="2400"/>
        <w:gridCol w:w="1080"/>
        <w:gridCol w:w="1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2820" w:type="dxa"/>
            <w:vMerge w:val="restart"/>
            <w:shd w:val="clear" w:color="auto" w:fill="F1F1F1" w:themeFill="background1" w:themeFillShade="F2"/>
            <w:vAlign w:val="center"/>
          </w:tcPr>
          <w:p>
            <w:pPr>
              <w:widowControl/>
              <w:spacing w:line="240" w:lineRule="auto"/>
              <w:jc w:val="center"/>
              <w:rPr>
                <w:rFonts w:ascii="宋体" w:hAnsi="宋体" w:cs="宋体"/>
                <w:b/>
                <w:bCs/>
                <w:color w:val="000000"/>
                <w:kern w:val="0"/>
                <w:sz w:val="21"/>
                <w:szCs w:val="21"/>
              </w:rPr>
            </w:pPr>
            <w:r>
              <w:rPr>
                <w:rFonts w:hint="eastAsia" w:ascii="宋体" w:hAnsi="宋体" w:cs="宋体"/>
                <w:b/>
                <w:bCs/>
                <w:color w:val="000000"/>
                <w:kern w:val="0"/>
                <w:sz w:val="21"/>
                <w:szCs w:val="21"/>
              </w:rPr>
              <w:t>变动指标名称</w:t>
            </w:r>
          </w:p>
        </w:tc>
        <w:tc>
          <w:tcPr>
            <w:tcW w:w="1080" w:type="dxa"/>
            <w:vMerge w:val="restart"/>
            <w:shd w:val="clear" w:color="auto" w:fill="F1F1F1" w:themeFill="background1" w:themeFillShade="F2"/>
            <w:vAlign w:val="center"/>
          </w:tcPr>
          <w:p>
            <w:pPr>
              <w:widowControl/>
              <w:spacing w:line="240" w:lineRule="auto"/>
              <w:jc w:val="center"/>
              <w:rPr>
                <w:rFonts w:ascii="宋体" w:hAnsi="宋体" w:cs="宋体"/>
                <w:b/>
                <w:bCs/>
                <w:color w:val="000000"/>
                <w:kern w:val="0"/>
                <w:sz w:val="21"/>
                <w:szCs w:val="21"/>
              </w:rPr>
            </w:pPr>
            <w:r>
              <w:rPr>
                <w:rFonts w:hint="eastAsia" w:ascii="宋体" w:hAnsi="宋体" w:cs="宋体"/>
                <w:b/>
                <w:bCs/>
                <w:color w:val="000000"/>
                <w:kern w:val="0"/>
                <w:sz w:val="21"/>
                <w:szCs w:val="21"/>
              </w:rPr>
              <w:t>维度</w:t>
            </w:r>
          </w:p>
        </w:tc>
        <w:tc>
          <w:tcPr>
            <w:tcW w:w="1198" w:type="dxa"/>
            <w:vMerge w:val="restart"/>
            <w:shd w:val="clear" w:color="auto" w:fill="F1F1F1" w:themeFill="background1" w:themeFillShade="F2"/>
            <w:vAlign w:val="center"/>
          </w:tcPr>
          <w:p>
            <w:pPr>
              <w:widowControl/>
              <w:spacing w:line="240" w:lineRule="auto"/>
              <w:jc w:val="center"/>
              <w:rPr>
                <w:rFonts w:ascii="宋体" w:hAnsi="宋体" w:cs="宋体"/>
                <w:b/>
                <w:bCs/>
                <w:color w:val="000000"/>
                <w:kern w:val="0"/>
                <w:sz w:val="21"/>
                <w:szCs w:val="21"/>
              </w:rPr>
            </w:pPr>
            <w:r>
              <w:rPr>
                <w:rFonts w:hint="eastAsia" w:ascii="宋体" w:hAnsi="宋体" w:cs="宋体"/>
                <w:b/>
                <w:bCs/>
                <w:color w:val="000000"/>
                <w:kern w:val="0"/>
                <w:sz w:val="21"/>
                <w:szCs w:val="21"/>
              </w:rPr>
              <w:t>类别</w:t>
            </w:r>
          </w:p>
        </w:tc>
        <w:tc>
          <w:tcPr>
            <w:tcW w:w="3362" w:type="dxa"/>
            <w:gridSpan w:val="2"/>
            <w:shd w:val="clear" w:color="auto" w:fill="F1F1F1" w:themeFill="background1" w:themeFillShade="F2"/>
            <w:noWrap/>
            <w:vAlign w:val="center"/>
          </w:tcPr>
          <w:p>
            <w:pPr>
              <w:widowControl/>
              <w:spacing w:line="240" w:lineRule="auto"/>
              <w:jc w:val="center"/>
              <w:rPr>
                <w:rFonts w:ascii="宋体" w:hAnsi="宋体" w:cs="宋体"/>
                <w:b/>
                <w:bCs/>
                <w:color w:val="000000"/>
                <w:kern w:val="0"/>
                <w:sz w:val="22"/>
              </w:rPr>
            </w:pPr>
            <w:r>
              <w:rPr>
                <w:rFonts w:hint="eastAsia" w:ascii="宋体" w:hAnsi="宋体" w:cs="宋体"/>
                <w:b/>
                <w:bCs/>
                <w:color w:val="000000"/>
                <w:kern w:val="0"/>
                <w:sz w:val="22"/>
              </w:rPr>
              <w:t>2020-12-31</w:t>
            </w:r>
          </w:p>
        </w:tc>
        <w:tc>
          <w:tcPr>
            <w:tcW w:w="3480" w:type="dxa"/>
            <w:gridSpan w:val="2"/>
            <w:shd w:val="clear" w:color="auto" w:fill="F1F1F1" w:themeFill="background1" w:themeFillShade="F2"/>
            <w:noWrap/>
            <w:vAlign w:val="center"/>
          </w:tcPr>
          <w:p>
            <w:pPr>
              <w:widowControl/>
              <w:spacing w:line="240" w:lineRule="auto"/>
              <w:jc w:val="center"/>
              <w:rPr>
                <w:rFonts w:ascii="宋体" w:hAnsi="宋体" w:cs="宋体"/>
                <w:b/>
                <w:bCs/>
                <w:color w:val="000000"/>
                <w:kern w:val="0"/>
                <w:sz w:val="22"/>
              </w:rPr>
            </w:pPr>
            <w:r>
              <w:rPr>
                <w:rFonts w:hint="eastAsia" w:ascii="宋体" w:hAnsi="宋体" w:cs="宋体"/>
                <w:b/>
                <w:bCs/>
                <w:color w:val="000000"/>
                <w:kern w:val="0"/>
                <w:sz w:val="22"/>
              </w:rPr>
              <w:t>2020-08-03</w:t>
            </w:r>
          </w:p>
        </w:tc>
        <w:tc>
          <w:tcPr>
            <w:tcW w:w="1080" w:type="dxa"/>
            <w:vMerge w:val="restart"/>
            <w:shd w:val="clear" w:color="auto" w:fill="F1F1F1" w:themeFill="background1" w:themeFillShade="F2"/>
            <w:noWrap/>
            <w:vAlign w:val="center"/>
          </w:tcPr>
          <w:p>
            <w:pPr>
              <w:widowControl/>
              <w:spacing w:line="240" w:lineRule="auto"/>
              <w:jc w:val="center"/>
              <w:rPr>
                <w:rFonts w:ascii="宋体" w:hAnsi="宋体" w:cs="宋体"/>
                <w:b/>
                <w:bCs/>
                <w:color w:val="000000"/>
                <w:kern w:val="0"/>
                <w:sz w:val="22"/>
              </w:rPr>
            </w:pPr>
            <w:r>
              <w:rPr>
                <w:rFonts w:hint="eastAsia" w:ascii="宋体" w:hAnsi="宋体" w:cs="宋体"/>
                <w:b/>
                <w:bCs/>
                <w:color w:val="000000"/>
                <w:kern w:val="0"/>
                <w:sz w:val="22"/>
              </w:rPr>
              <w:t>变动方向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2820" w:type="dxa"/>
            <w:vMerge w:val="continue"/>
            <w:shd w:val="clear" w:color="auto" w:fill="F1F1F1" w:themeFill="background1" w:themeFillShade="F2"/>
            <w:vAlign w:val="center"/>
          </w:tcPr>
          <w:p>
            <w:pPr>
              <w:widowControl/>
              <w:spacing w:line="240" w:lineRule="auto"/>
              <w:jc w:val="center"/>
              <w:rPr>
                <w:rFonts w:ascii="宋体" w:hAnsi="宋体" w:cs="宋体"/>
                <w:b/>
                <w:bCs/>
                <w:color w:val="000000"/>
                <w:kern w:val="0"/>
                <w:sz w:val="21"/>
                <w:szCs w:val="21"/>
              </w:rPr>
            </w:pPr>
          </w:p>
        </w:tc>
        <w:tc>
          <w:tcPr>
            <w:tcW w:w="1080" w:type="dxa"/>
            <w:vMerge w:val="continue"/>
            <w:shd w:val="clear" w:color="auto" w:fill="F1F1F1" w:themeFill="background1" w:themeFillShade="F2"/>
            <w:vAlign w:val="center"/>
          </w:tcPr>
          <w:p>
            <w:pPr>
              <w:widowControl/>
              <w:spacing w:line="240" w:lineRule="auto"/>
              <w:jc w:val="center"/>
              <w:rPr>
                <w:rFonts w:ascii="宋体" w:hAnsi="宋体" w:cs="宋体"/>
                <w:b/>
                <w:bCs/>
                <w:color w:val="000000"/>
                <w:kern w:val="0"/>
                <w:sz w:val="21"/>
                <w:szCs w:val="21"/>
              </w:rPr>
            </w:pPr>
          </w:p>
        </w:tc>
        <w:tc>
          <w:tcPr>
            <w:tcW w:w="1198" w:type="dxa"/>
            <w:vMerge w:val="continue"/>
            <w:shd w:val="clear" w:color="auto" w:fill="F1F1F1" w:themeFill="background1" w:themeFillShade="F2"/>
            <w:vAlign w:val="center"/>
          </w:tcPr>
          <w:p>
            <w:pPr>
              <w:widowControl/>
              <w:spacing w:line="240" w:lineRule="auto"/>
              <w:jc w:val="center"/>
              <w:rPr>
                <w:rFonts w:ascii="宋体" w:hAnsi="宋体" w:cs="宋体"/>
                <w:b/>
                <w:bCs/>
                <w:color w:val="000000"/>
                <w:kern w:val="0"/>
                <w:sz w:val="21"/>
                <w:szCs w:val="21"/>
              </w:rPr>
            </w:pPr>
          </w:p>
        </w:tc>
        <w:tc>
          <w:tcPr>
            <w:tcW w:w="2282" w:type="dxa"/>
            <w:shd w:val="clear" w:color="auto" w:fill="F1F1F1" w:themeFill="background1" w:themeFillShade="F2"/>
            <w:vAlign w:val="center"/>
          </w:tcPr>
          <w:p>
            <w:pPr>
              <w:widowControl/>
              <w:spacing w:line="240" w:lineRule="auto"/>
              <w:jc w:val="center"/>
              <w:rPr>
                <w:rFonts w:ascii="宋体" w:hAnsi="宋体" w:cs="宋体"/>
                <w:b/>
                <w:bCs/>
                <w:color w:val="000000"/>
                <w:kern w:val="0"/>
                <w:sz w:val="21"/>
                <w:szCs w:val="21"/>
              </w:rPr>
            </w:pPr>
            <w:r>
              <w:rPr>
                <w:rFonts w:hint="eastAsia" w:ascii="宋体" w:hAnsi="宋体" w:cs="宋体"/>
                <w:b/>
                <w:bCs/>
                <w:color w:val="000000"/>
                <w:kern w:val="0"/>
                <w:sz w:val="21"/>
                <w:szCs w:val="21"/>
              </w:rPr>
              <w:t>贡献度排名</w:t>
            </w:r>
          </w:p>
        </w:tc>
        <w:tc>
          <w:tcPr>
            <w:tcW w:w="1080" w:type="dxa"/>
            <w:shd w:val="clear" w:color="auto" w:fill="F1F1F1" w:themeFill="background1" w:themeFillShade="F2"/>
            <w:vAlign w:val="center"/>
          </w:tcPr>
          <w:p>
            <w:pPr>
              <w:widowControl/>
              <w:spacing w:line="240" w:lineRule="auto"/>
              <w:jc w:val="center"/>
              <w:rPr>
                <w:rFonts w:ascii="宋体" w:hAnsi="宋体" w:cs="宋体"/>
                <w:b/>
                <w:bCs/>
                <w:color w:val="000000"/>
                <w:kern w:val="0"/>
                <w:sz w:val="21"/>
                <w:szCs w:val="21"/>
              </w:rPr>
            </w:pPr>
            <w:r>
              <w:rPr>
                <w:rFonts w:hint="eastAsia" w:ascii="宋体" w:hAnsi="宋体" w:cs="宋体"/>
                <w:b/>
                <w:bCs/>
                <w:color w:val="000000"/>
                <w:kern w:val="0"/>
                <w:sz w:val="21"/>
                <w:szCs w:val="21"/>
              </w:rPr>
              <w:t>指标值</w:t>
            </w:r>
          </w:p>
        </w:tc>
        <w:tc>
          <w:tcPr>
            <w:tcW w:w="2400" w:type="dxa"/>
            <w:shd w:val="clear" w:color="auto" w:fill="F1F1F1" w:themeFill="background1" w:themeFillShade="F2"/>
            <w:vAlign w:val="center"/>
          </w:tcPr>
          <w:p>
            <w:pPr>
              <w:widowControl/>
              <w:spacing w:line="240" w:lineRule="auto"/>
              <w:jc w:val="center"/>
              <w:rPr>
                <w:rFonts w:ascii="宋体" w:hAnsi="宋体" w:cs="宋体"/>
                <w:b/>
                <w:bCs/>
                <w:color w:val="000000"/>
                <w:kern w:val="0"/>
                <w:sz w:val="21"/>
                <w:szCs w:val="21"/>
              </w:rPr>
            </w:pPr>
            <w:r>
              <w:rPr>
                <w:rFonts w:hint="eastAsia" w:ascii="宋体" w:hAnsi="宋体" w:cs="宋体"/>
                <w:b/>
                <w:bCs/>
                <w:color w:val="000000"/>
                <w:kern w:val="0"/>
                <w:sz w:val="21"/>
                <w:szCs w:val="21"/>
              </w:rPr>
              <w:t>贡献度排名</w:t>
            </w:r>
          </w:p>
        </w:tc>
        <w:tc>
          <w:tcPr>
            <w:tcW w:w="1080" w:type="dxa"/>
            <w:shd w:val="clear" w:color="auto" w:fill="F1F1F1" w:themeFill="background1" w:themeFillShade="F2"/>
            <w:vAlign w:val="center"/>
          </w:tcPr>
          <w:p>
            <w:pPr>
              <w:widowControl/>
              <w:spacing w:line="240" w:lineRule="auto"/>
              <w:jc w:val="center"/>
              <w:rPr>
                <w:rFonts w:ascii="宋体" w:hAnsi="宋体" w:cs="宋体"/>
                <w:b/>
                <w:bCs/>
                <w:color w:val="000000"/>
                <w:kern w:val="0"/>
                <w:sz w:val="21"/>
                <w:szCs w:val="21"/>
              </w:rPr>
            </w:pPr>
            <w:r>
              <w:rPr>
                <w:rFonts w:hint="eastAsia" w:ascii="宋体" w:hAnsi="宋体" w:cs="宋体"/>
                <w:b/>
                <w:bCs/>
                <w:color w:val="000000"/>
                <w:kern w:val="0"/>
                <w:sz w:val="21"/>
                <w:szCs w:val="21"/>
              </w:rPr>
              <w:t>指标值</w:t>
            </w:r>
          </w:p>
        </w:tc>
        <w:tc>
          <w:tcPr>
            <w:tcW w:w="1080" w:type="dxa"/>
            <w:vMerge w:val="continue"/>
            <w:shd w:val="clear" w:color="auto" w:fill="F1F1F1" w:themeFill="background1" w:themeFillShade="F2"/>
            <w:vAlign w:val="center"/>
          </w:tcPr>
          <w:p>
            <w:pPr>
              <w:widowControl/>
              <w:spacing w:line="240" w:lineRule="auto"/>
              <w:jc w:val="center"/>
              <w:rPr>
                <w:rFonts w:ascii="宋体" w:hAnsi="宋体" w:cs="宋体"/>
                <w:b/>
                <w:bCs/>
                <w:color w:val="000000"/>
                <w:kern w:val="0"/>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2820" w:type="dxa"/>
            <w:vAlign w:val="center"/>
          </w:tcPr>
          <w:p>
            <w:pPr>
              <w:widowControl/>
              <w:spacing w:line="240" w:lineRule="auto"/>
              <w:jc w:val="center"/>
              <w:rPr>
                <w:rFonts w:ascii="等线" w:hAnsi="等线" w:eastAsia="等线" w:cs="宋体"/>
                <w:color w:val="000000"/>
                <w:kern w:val="0"/>
                <w:sz w:val="22"/>
              </w:rPr>
            </w:pPr>
            <w:r>
              <w:rPr>
                <w:rFonts w:hint="eastAsia" w:ascii="等线" w:hAnsi="等线" w:eastAsia="等线" w:cs="宋体"/>
                <w:color w:val="000000"/>
                <w:kern w:val="0"/>
                <w:sz w:val="22"/>
              </w:rPr>
              <w:t>一般公共预算收入增长率</w:t>
            </w:r>
          </w:p>
        </w:tc>
        <w:tc>
          <w:tcPr>
            <w:tcW w:w="1080" w:type="dxa"/>
            <w:noWrap/>
            <w:vAlign w:val="center"/>
          </w:tcPr>
          <w:p>
            <w:pPr>
              <w:widowControl/>
              <w:spacing w:line="240" w:lineRule="auto"/>
              <w:jc w:val="center"/>
              <w:rPr>
                <w:rFonts w:ascii="等线" w:hAnsi="等线" w:eastAsia="等线" w:cs="宋体"/>
                <w:color w:val="000000"/>
                <w:kern w:val="0"/>
                <w:sz w:val="22"/>
              </w:rPr>
            </w:pPr>
            <w:r>
              <w:rPr>
                <w:rFonts w:hint="eastAsia" w:ascii="等线" w:hAnsi="等线" w:eastAsia="等线" w:cs="宋体"/>
                <w:color w:val="000000"/>
                <w:kern w:val="0"/>
                <w:sz w:val="22"/>
              </w:rPr>
              <w:t>经营</w:t>
            </w:r>
          </w:p>
        </w:tc>
        <w:tc>
          <w:tcPr>
            <w:tcW w:w="1198" w:type="dxa"/>
            <w:noWrap/>
            <w:vAlign w:val="center"/>
          </w:tcPr>
          <w:p>
            <w:pPr>
              <w:widowControl/>
              <w:spacing w:line="240" w:lineRule="auto"/>
              <w:jc w:val="center"/>
              <w:rPr>
                <w:rFonts w:ascii="等线" w:hAnsi="等线" w:eastAsia="等线" w:cs="宋体"/>
                <w:color w:val="000000"/>
                <w:kern w:val="0"/>
                <w:sz w:val="22"/>
              </w:rPr>
            </w:pPr>
            <w:r>
              <w:rPr>
                <w:rFonts w:hint="eastAsia" w:ascii="等线" w:hAnsi="等线" w:eastAsia="等线" w:cs="宋体"/>
                <w:color w:val="000000"/>
                <w:kern w:val="0"/>
                <w:sz w:val="22"/>
              </w:rPr>
              <w:t>区域财政</w:t>
            </w:r>
          </w:p>
        </w:tc>
        <w:tc>
          <w:tcPr>
            <w:tcW w:w="2282" w:type="dxa"/>
            <w:noWrap/>
            <w:vAlign w:val="center"/>
          </w:tcPr>
          <w:p>
            <w:pPr>
              <w:widowControl/>
              <w:spacing w:line="240" w:lineRule="auto"/>
              <w:jc w:val="center"/>
              <w:rPr>
                <w:rFonts w:ascii="等线" w:hAnsi="等线" w:eastAsia="等线" w:cs="宋体"/>
                <w:color w:val="000000"/>
                <w:kern w:val="0"/>
                <w:sz w:val="22"/>
              </w:rPr>
            </w:pPr>
            <w:r>
              <w:rPr>
                <w:rFonts w:hint="eastAsia" w:ascii="等线" w:hAnsi="等线" w:eastAsia="等线" w:cs="宋体"/>
                <w:color w:val="000000"/>
                <w:kern w:val="0"/>
                <w:sz w:val="22"/>
              </w:rPr>
              <w:t>1</w:t>
            </w:r>
          </w:p>
        </w:tc>
        <w:tc>
          <w:tcPr>
            <w:tcW w:w="1080" w:type="dxa"/>
            <w:noWrap/>
            <w:vAlign w:val="center"/>
          </w:tcPr>
          <w:p>
            <w:pPr>
              <w:widowControl/>
              <w:spacing w:line="240" w:lineRule="auto"/>
              <w:jc w:val="center"/>
              <w:rPr>
                <w:rFonts w:ascii="等线" w:hAnsi="等线" w:eastAsia="等线" w:cs="宋体"/>
                <w:color w:val="000000"/>
                <w:kern w:val="0"/>
                <w:sz w:val="22"/>
              </w:rPr>
            </w:pPr>
            <w:r>
              <w:rPr>
                <w:rFonts w:hint="eastAsia" w:ascii="等线" w:hAnsi="等线" w:eastAsia="等线" w:cs="宋体"/>
                <w:color w:val="000000"/>
                <w:kern w:val="0"/>
                <w:sz w:val="22"/>
              </w:rPr>
              <w:t>-1%</w:t>
            </w:r>
          </w:p>
        </w:tc>
        <w:tc>
          <w:tcPr>
            <w:tcW w:w="2400" w:type="dxa"/>
            <w:noWrap/>
            <w:vAlign w:val="center"/>
          </w:tcPr>
          <w:p>
            <w:pPr>
              <w:widowControl/>
              <w:spacing w:line="240" w:lineRule="auto"/>
              <w:jc w:val="center"/>
              <w:rPr>
                <w:rFonts w:ascii="等线" w:hAnsi="等线" w:eastAsia="等线" w:cs="宋体"/>
                <w:color w:val="000000"/>
                <w:kern w:val="0"/>
                <w:sz w:val="22"/>
              </w:rPr>
            </w:pPr>
            <w:r>
              <w:rPr>
                <w:rFonts w:hint="eastAsia" w:ascii="等线" w:hAnsi="等线" w:eastAsia="等线" w:cs="宋体"/>
                <w:color w:val="000000"/>
                <w:kern w:val="0"/>
                <w:sz w:val="22"/>
              </w:rPr>
              <w:t>4</w:t>
            </w:r>
          </w:p>
        </w:tc>
        <w:tc>
          <w:tcPr>
            <w:tcW w:w="1080" w:type="dxa"/>
            <w:noWrap/>
            <w:vAlign w:val="center"/>
          </w:tcPr>
          <w:p>
            <w:pPr>
              <w:widowControl/>
              <w:spacing w:line="240" w:lineRule="auto"/>
              <w:jc w:val="center"/>
              <w:rPr>
                <w:rFonts w:ascii="等线" w:hAnsi="等线" w:eastAsia="等线" w:cs="宋体"/>
                <w:color w:val="000000"/>
                <w:kern w:val="0"/>
                <w:sz w:val="22"/>
              </w:rPr>
            </w:pPr>
            <w:r>
              <w:rPr>
                <w:rFonts w:hint="eastAsia" w:ascii="等线" w:hAnsi="等线" w:eastAsia="等线" w:cs="宋体"/>
                <w:color w:val="000000"/>
                <w:kern w:val="0"/>
                <w:sz w:val="22"/>
              </w:rPr>
              <w:t>2%</w:t>
            </w:r>
          </w:p>
        </w:tc>
        <w:tc>
          <w:tcPr>
            <w:tcW w:w="1080" w:type="dxa"/>
            <w:noWrap/>
            <w:vAlign w:val="center"/>
          </w:tcPr>
          <w:p>
            <w:pPr>
              <w:widowControl/>
              <w:spacing w:line="240" w:lineRule="auto"/>
              <w:jc w:val="center"/>
              <w:rPr>
                <w:rFonts w:ascii="等线" w:hAnsi="等线" w:eastAsia="等线" w:cs="宋体"/>
                <w:color w:val="000000"/>
                <w:kern w:val="0"/>
                <w:sz w:val="22"/>
              </w:rPr>
            </w:pPr>
            <w:r>
              <w:rPr>
                <w:rFonts w:hint="eastAsia" w:ascii="等线" w:hAnsi="等线" w:eastAsia="等线" w:cs="宋体"/>
                <w:color w:val="000000"/>
                <w:kern w:val="0"/>
                <w:sz w:val="22"/>
              </w:rPr>
              <w:t>恶化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2820" w:type="dxa"/>
            <w:vAlign w:val="center"/>
          </w:tcPr>
          <w:p>
            <w:pPr>
              <w:widowControl/>
              <w:spacing w:line="240" w:lineRule="auto"/>
              <w:jc w:val="center"/>
              <w:rPr>
                <w:rFonts w:ascii="等线" w:hAnsi="等线" w:eastAsia="等线" w:cs="宋体"/>
                <w:color w:val="000000"/>
                <w:kern w:val="0"/>
                <w:sz w:val="22"/>
              </w:rPr>
            </w:pPr>
            <w:r>
              <w:rPr>
                <w:rFonts w:hint="eastAsia" w:ascii="等线" w:hAnsi="等线" w:eastAsia="等线" w:cs="宋体"/>
                <w:color w:val="000000"/>
                <w:kern w:val="0"/>
                <w:sz w:val="22"/>
              </w:rPr>
              <w:t>地方政府平台债务率</w:t>
            </w:r>
          </w:p>
        </w:tc>
        <w:tc>
          <w:tcPr>
            <w:tcW w:w="1080" w:type="dxa"/>
            <w:noWrap/>
            <w:vAlign w:val="center"/>
          </w:tcPr>
          <w:p>
            <w:pPr>
              <w:widowControl/>
              <w:spacing w:line="240" w:lineRule="auto"/>
              <w:jc w:val="center"/>
              <w:rPr>
                <w:rFonts w:ascii="等线" w:hAnsi="等线" w:eastAsia="等线" w:cs="宋体"/>
                <w:color w:val="000000"/>
                <w:kern w:val="0"/>
                <w:sz w:val="22"/>
              </w:rPr>
            </w:pPr>
            <w:r>
              <w:rPr>
                <w:rFonts w:hint="eastAsia" w:ascii="等线" w:hAnsi="等线" w:eastAsia="等线" w:cs="宋体"/>
                <w:color w:val="000000"/>
                <w:kern w:val="0"/>
                <w:sz w:val="22"/>
              </w:rPr>
              <w:t>经营</w:t>
            </w:r>
          </w:p>
        </w:tc>
        <w:tc>
          <w:tcPr>
            <w:tcW w:w="1198" w:type="dxa"/>
            <w:noWrap/>
            <w:vAlign w:val="center"/>
          </w:tcPr>
          <w:p>
            <w:pPr>
              <w:widowControl/>
              <w:spacing w:line="240" w:lineRule="auto"/>
              <w:jc w:val="center"/>
              <w:rPr>
                <w:rFonts w:ascii="等线" w:hAnsi="等线" w:eastAsia="等线" w:cs="宋体"/>
                <w:color w:val="000000"/>
                <w:kern w:val="0"/>
                <w:sz w:val="22"/>
              </w:rPr>
            </w:pPr>
            <w:r>
              <w:rPr>
                <w:rFonts w:hint="eastAsia" w:ascii="等线" w:hAnsi="等线" w:eastAsia="等线" w:cs="宋体"/>
                <w:color w:val="000000"/>
                <w:kern w:val="0"/>
                <w:sz w:val="22"/>
              </w:rPr>
              <w:t>区域债务</w:t>
            </w:r>
          </w:p>
        </w:tc>
        <w:tc>
          <w:tcPr>
            <w:tcW w:w="2282" w:type="dxa"/>
            <w:noWrap/>
            <w:vAlign w:val="center"/>
          </w:tcPr>
          <w:p>
            <w:pPr>
              <w:widowControl/>
              <w:spacing w:line="240" w:lineRule="auto"/>
              <w:jc w:val="center"/>
              <w:rPr>
                <w:rFonts w:ascii="等线" w:hAnsi="等线" w:eastAsia="等线" w:cs="宋体"/>
                <w:color w:val="000000"/>
                <w:kern w:val="0"/>
                <w:sz w:val="22"/>
              </w:rPr>
            </w:pPr>
            <w:r>
              <w:rPr>
                <w:rFonts w:hint="eastAsia" w:ascii="等线" w:hAnsi="等线" w:eastAsia="等线" w:cs="宋体"/>
                <w:color w:val="000000"/>
                <w:kern w:val="0"/>
                <w:sz w:val="22"/>
              </w:rPr>
              <w:t>2</w:t>
            </w:r>
          </w:p>
        </w:tc>
        <w:tc>
          <w:tcPr>
            <w:tcW w:w="1080" w:type="dxa"/>
            <w:noWrap/>
            <w:vAlign w:val="center"/>
          </w:tcPr>
          <w:p>
            <w:pPr>
              <w:widowControl/>
              <w:spacing w:line="240" w:lineRule="auto"/>
              <w:jc w:val="center"/>
              <w:rPr>
                <w:rFonts w:ascii="等线" w:hAnsi="等线" w:eastAsia="等线" w:cs="宋体"/>
                <w:color w:val="000000"/>
                <w:kern w:val="0"/>
                <w:sz w:val="22"/>
              </w:rPr>
            </w:pPr>
            <w:r>
              <w:rPr>
                <w:rFonts w:hint="eastAsia" w:ascii="等线" w:hAnsi="等线" w:eastAsia="等线" w:cs="宋体"/>
                <w:color w:val="000000"/>
                <w:kern w:val="0"/>
                <w:sz w:val="22"/>
              </w:rPr>
              <w:t>306%</w:t>
            </w:r>
          </w:p>
        </w:tc>
        <w:tc>
          <w:tcPr>
            <w:tcW w:w="2400" w:type="dxa"/>
            <w:noWrap/>
            <w:vAlign w:val="center"/>
          </w:tcPr>
          <w:p>
            <w:pPr>
              <w:widowControl/>
              <w:spacing w:line="240" w:lineRule="auto"/>
              <w:jc w:val="center"/>
              <w:rPr>
                <w:rFonts w:ascii="等线" w:hAnsi="等线" w:eastAsia="等线" w:cs="宋体"/>
                <w:color w:val="000000"/>
                <w:kern w:val="0"/>
                <w:sz w:val="22"/>
              </w:rPr>
            </w:pPr>
            <w:r>
              <w:rPr>
                <w:rFonts w:hint="eastAsia" w:ascii="等线" w:hAnsi="等线" w:eastAsia="等线" w:cs="宋体"/>
                <w:color w:val="000000"/>
                <w:kern w:val="0"/>
                <w:sz w:val="22"/>
              </w:rPr>
              <w:t>7</w:t>
            </w:r>
          </w:p>
        </w:tc>
        <w:tc>
          <w:tcPr>
            <w:tcW w:w="1080" w:type="dxa"/>
            <w:noWrap/>
            <w:vAlign w:val="center"/>
          </w:tcPr>
          <w:p>
            <w:pPr>
              <w:widowControl/>
              <w:spacing w:line="240" w:lineRule="auto"/>
              <w:jc w:val="center"/>
              <w:rPr>
                <w:rFonts w:ascii="等线" w:hAnsi="等线" w:eastAsia="等线" w:cs="宋体"/>
                <w:color w:val="000000"/>
                <w:kern w:val="0"/>
                <w:sz w:val="22"/>
              </w:rPr>
            </w:pPr>
            <w:r>
              <w:rPr>
                <w:rFonts w:hint="eastAsia" w:ascii="等线" w:hAnsi="等线" w:eastAsia="等线" w:cs="宋体"/>
                <w:color w:val="000000"/>
                <w:kern w:val="0"/>
                <w:sz w:val="22"/>
              </w:rPr>
              <w:t>144%</w:t>
            </w:r>
          </w:p>
        </w:tc>
        <w:tc>
          <w:tcPr>
            <w:tcW w:w="1080" w:type="dxa"/>
            <w:noWrap/>
            <w:vAlign w:val="center"/>
          </w:tcPr>
          <w:p>
            <w:pPr>
              <w:widowControl/>
              <w:spacing w:line="240" w:lineRule="auto"/>
              <w:jc w:val="center"/>
              <w:rPr>
                <w:rFonts w:ascii="等线" w:hAnsi="等线" w:eastAsia="等线" w:cs="宋体"/>
                <w:color w:val="000000"/>
                <w:kern w:val="0"/>
                <w:sz w:val="22"/>
              </w:rPr>
            </w:pPr>
            <w:r>
              <w:rPr>
                <w:rFonts w:hint="eastAsia" w:ascii="等线" w:hAnsi="等线" w:eastAsia="等线" w:cs="宋体"/>
                <w:color w:val="000000"/>
                <w:kern w:val="0"/>
                <w:sz w:val="22"/>
              </w:rPr>
              <w:t>恶化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2820" w:type="dxa"/>
            <w:vAlign w:val="center"/>
          </w:tcPr>
          <w:p>
            <w:pPr>
              <w:widowControl/>
              <w:spacing w:line="240" w:lineRule="auto"/>
              <w:jc w:val="center"/>
              <w:rPr>
                <w:rFonts w:ascii="等线" w:hAnsi="等线" w:eastAsia="等线" w:cs="宋体"/>
                <w:color w:val="000000"/>
                <w:kern w:val="0"/>
                <w:sz w:val="22"/>
              </w:rPr>
            </w:pPr>
            <w:r>
              <w:rPr>
                <w:rFonts w:hint="eastAsia" w:ascii="等线" w:hAnsi="等线" w:eastAsia="等线" w:cs="宋体"/>
                <w:color w:val="000000"/>
                <w:kern w:val="0"/>
                <w:sz w:val="22"/>
              </w:rPr>
              <w:t>最新年报_资产负债率</w:t>
            </w:r>
          </w:p>
        </w:tc>
        <w:tc>
          <w:tcPr>
            <w:tcW w:w="1080" w:type="dxa"/>
            <w:noWrap/>
            <w:vAlign w:val="center"/>
          </w:tcPr>
          <w:p>
            <w:pPr>
              <w:widowControl/>
              <w:spacing w:line="240" w:lineRule="auto"/>
              <w:jc w:val="center"/>
              <w:rPr>
                <w:rFonts w:ascii="等线" w:hAnsi="等线" w:eastAsia="等线" w:cs="宋体"/>
                <w:color w:val="000000"/>
                <w:kern w:val="0"/>
                <w:sz w:val="22"/>
              </w:rPr>
            </w:pPr>
            <w:r>
              <w:rPr>
                <w:rFonts w:hint="eastAsia" w:ascii="等线" w:hAnsi="等线" w:eastAsia="等线" w:cs="宋体"/>
                <w:color w:val="000000"/>
                <w:kern w:val="0"/>
                <w:sz w:val="22"/>
              </w:rPr>
              <w:t>财务</w:t>
            </w:r>
          </w:p>
        </w:tc>
        <w:tc>
          <w:tcPr>
            <w:tcW w:w="1198" w:type="dxa"/>
            <w:noWrap/>
            <w:vAlign w:val="center"/>
          </w:tcPr>
          <w:p>
            <w:pPr>
              <w:widowControl/>
              <w:spacing w:line="240" w:lineRule="auto"/>
              <w:jc w:val="center"/>
              <w:rPr>
                <w:rFonts w:ascii="等线" w:hAnsi="等线" w:eastAsia="等线" w:cs="宋体"/>
                <w:color w:val="000000"/>
                <w:kern w:val="0"/>
                <w:sz w:val="22"/>
              </w:rPr>
            </w:pPr>
            <w:r>
              <w:rPr>
                <w:rFonts w:hint="eastAsia" w:ascii="等线" w:hAnsi="等线" w:eastAsia="等线" w:cs="宋体"/>
                <w:color w:val="000000"/>
                <w:kern w:val="0"/>
                <w:sz w:val="22"/>
              </w:rPr>
              <w:t>杠杆水平</w:t>
            </w:r>
          </w:p>
        </w:tc>
        <w:tc>
          <w:tcPr>
            <w:tcW w:w="2282" w:type="dxa"/>
            <w:noWrap/>
            <w:vAlign w:val="center"/>
          </w:tcPr>
          <w:p>
            <w:pPr>
              <w:widowControl/>
              <w:spacing w:line="240" w:lineRule="auto"/>
              <w:jc w:val="center"/>
              <w:rPr>
                <w:rFonts w:ascii="等线" w:hAnsi="等线" w:eastAsia="等线" w:cs="宋体"/>
                <w:color w:val="000000"/>
                <w:kern w:val="0"/>
                <w:sz w:val="22"/>
              </w:rPr>
            </w:pPr>
            <w:r>
              <w:rPr>
                <w:rFonts w:hint="eastAsia" w:ascii="等线" w:hAnsi="等线" w:eastAsia="等线" w:cs="宋体"/>
                <w:color w:val="000000"/>
                <w:kern w:val="0"/>
                <w:sz w:val="22"/>
              </w:rPr>
              <w:t>5</w:t>
            </w:r>
          </w:p>
        </w:tc>
        <w:tc>
          <w:tcPr>
            <w:tcW w:w="1080" w:type="dxa"/>
            <w:noWrap/>
            <w:vAlign w:val="center"/>
          </w:tcPr>
          <w:p>
            <w:pPr>
              <w:widowControl/>
              <w:spacing w:line="240" w:lineRule="auto"/>
              <w:jc w:val="center"/>
              <w:rPr>
                <w:rFonts w:ascii="等线" w:hAnsi="等线" w:eastAsia="等线" w:cs="宋体"/>
                <w:color w:val="000000"/>
                <w:kern w:val="0"/>
                <w:sz w:val="22"/>
              </w:rPr>
            </w:pPr>
            <w:r>
              <w:rPr>
                <w:rFonts w:hint="eastAsia" w:ascii="等线" w:hAnsi="等线" w:eastAsia="等线" w:cs="宋体"/>
                <w:color w:val="000000"/>
                <w:kern w:val="0"/>
                <w:sz w:val="22"/>
              </w:rPr>
              <w:t>56.15%</w:t>
            </w:r>
          </w:p>
        </w:tc>
        <w:tc>
          <w:tcPr>
            <w:tcW w:w="2400" w:type="dxa"/>
            <w:noWrap/>
            <w:vAlign w:val="center"/>
          </w:tcPr>
          <w:p>
            <w:pPr>
              <w:widowControl/>
              <w:spacing w:line="240" w:lineRule="auto"/>
              <w:jc w:val="center"/>
              <w:rPr>
                <w:rFonts w:ascii="等线" w:hAnsi="等线" w:eastAsia="等线" w:cs="宋体"/>
                <w:color w:val="000000"/>
                <w:kern w:val="0"/>
                <w:sz w:val="22"/>
              </w:rPr>
            </w:pPr>
            <w:r>
              <w:rPr>
                <w:rFonts w:hint="eastAsia" w:ascii="等线" w:hAnsi="等线" w:eastAsia="等线" w:cs="宋体"/>
                <w:color w:val="000000"/>
                <w:kern w:val="0"/>
                <w:sz w:val="22"/>
              </w:rPr>
              <w:t>6</w:t>
            </w:r>
          </w:p>
        </w:tc>
        <w:tc>
          <w:tcPr>
            <w:tcW w:w="1080" w:type="dxa"/>
            <w:noWrap/>
            <w:vAlign w:val="center"/>
          </w:tcPr>
          <w:p>
            <w:pPr>
              <w:widowControl/>
              <w:spacing w:line="240" w:lineRule="auto"/>
              <w:jc w:val="center"/>
              <w:rPr>
                <w:rFonts w:ascii="等线" w:hAnsi="等线" w:eastAsia="等线" w:cs="宋体"/>
                <w:color w:val="000000"/>
                <w:kern w:val="0"/>
                <w:sz w:val="22"/>
              </w:rPr>
            </w:pPr>
            <w:r>
              <w:rPr>
                <w:rFonts w:ascii="等线" w:hAnsi="等线" w:eastAsia="等线" w:cs="宋体"/>
                <w:color w:val="000000"/>
                <w:kern w:val="0"/>
                <w:sz w:val="22"/>
              </w:rPr>
              <w:t>35</w:t>
            </w:r>
            <w:r>
              <w:rPr>
                <w:rFonts w:hint="eastAsia" w:ascii="等线" w:hAnsi="等线" w:eastAsia="等线" w:cs="宋体"/>
                <w:color w:val="000000"/>
                <w:kern w:val="0"/>
                <w:sz w:val="22"/>
              </w:rPr>
              <w:t>.04%</w:t>
            </w:r>
          </w:p>
        </w:tc>
        <w:tc>
          <w:tcPr>
            <w:tcW w:w="1080" w:type="dxa"/>
            <w:noWrap/>
            <w:vAlign w:val="center"/>
          </w:tcPr>
          <w:p>
            <w:pPr>
              <w:widowControl/>
              <w:spacing w:line="240" w:lineRule="auto"/>
              <w:jc w:val="center"/>
              <w:rPr>
                <w:rFonts w:ascii="等线" w:hAnsi="等线" w:eastAsia="等线" w:cs="宋体"/>
                <w:color w:val="000000"/>
                <w:kern w:val="0"/>
                <w:sz w:val="22"/>
              </w:rPr>
            </w:pPr>
            <w:r>
              <w:rPr>
                <w:rFonts w:hint="eastAsia" w:ascii="等线" w:hAnsi="等线" w:eastAsia="等线" w:cs="宋体"/>
                <w:color w:val="000000"/>
                <w:kern w:val="0"/>
                <w:sz w:val="22"/>
              </w:rPr>
              <w:t>恶化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2820" w:type="dxa"/>
            <w:vAlign w:val="center"/>
          </w:tcPr>
          <w:p>
            <w:pPr>
              <w:widowControl/>
              <w:spacing w:line="240" w:lineRule="auto"/>
              <w:jc w:val="center"/>
              <w:rPr>
                <w:rFonts w:ascii="等线" w:hAnsi="等线" w:eastAsia="等线" w:cs="宋体"/>
                <w:color w:val="000000"/>
                <w:kern w:val="0"/>
                <w:sz w:val="22"/>
              </w:rPr>
            </w:pPr>
            <w:r>
              <w:rPr>
                <w:rFonts w:hint="eastAsia" w:ascii="等线" w:hAnsi="等线" w:eastAsia="等线" w:cs="宋体"/>
                <w:color w:val="000000"/>
                <w:kern w:val="0"/>
                <w:sz w:val="22"/>
              </w:rPr>
              <w:t>股权结构</w:t>
            </w:r>
          </w:p>
        </w:tc>
        <w:tc>
          <w:tcPr>
            <w:tcW w:w="1080" w:type="dxa"/>
            <w:noWrap/>
            <w:vAlign w:val="center"/>
          </w:tcPr>
          <w:p>
            <w:pPr>
              <w:widowControl/>
              <w:spacing w:line="240" w:lineRule="auto"/>
              <w:jc w:val="center"/>
              <w:rPr>
                <w:rFonts w:ascii="等线" w:hAnsi="等线" w:eastAsia="等线" w:cs="宋体"/>
                <w:color w:val="000000"/>
                <w:kern w:val="0"/>
                <w:sz w:val="22"/>
              </w:rPr>
            </w:pPr>
            <w:r>
              <w:rPr>
                <w:rFonts w:hint="eastAsia" w:ascii="等线" w:hAnsi="等线" w:eastAsia="等线" w:cs="宋体"/>
                <w:color w:val="000000"/>
                <w:kern w:val="0"/>
                <w:sz w:val="22"/>
              </w:rPr>
              <w:t>经营</w:t>
            </w:r>
          </w:p>
        </w:tc>
        <w:tc>
          <w:tcPr>
            <w:tcW w:w="1198" w:type="dxa"/>
            <w:noWrap/>
            <w:vAlign w:val="center"/>
          </w:tcPr>
          <w:p>
            <w:pPr>
              <w:widowControl/>
              <w:spacing w:line="240" w:lineRule="auto"/>
              <w:jc w:val="center"/>
              <w:rPr>
                <w:rFonts w:ascii="等线" w:hAnsi="等线" w:eastAsia="等线" w:cs="宋体"/>
                <w:color w:val="000000"/>
                <w:kern w:val="0"/>
                <w:sz w:val="22"/>
              </w:rPr>
            </w:pPr>
            <w:r>
              <w:rPr>
                <w:rFonts w:hint="eastAsia" w:ascii="等线" w:hAnsi="等线" w:eastAsia="等线" w:cs="宋体"/>
                <w:color w:val="000000"/>
                <w:kern w:val="0"/>
                <w:sz w:val="22"/>
              </w:rPr>
              <w:t>政府支持</w:t>
            </w:r>
          </w:p>
        </w:tc>
        <w:tc>
          <w:tcPr>
            <w:tcW w:w="2282" w:type="dxa"/>
            <w:noWrap/>
            <w:vAlign w:val="center"/>
          </w:tcPr>
          <w:p>
            <w:pPr>
              <w:widowControl/>
              <w:spacing w:line="240" w:lineRule="auto"/>
              <w:jc w:val="center"/>
              <w:rPr>
                <w:rFonts w:ascii="等线" w:hAnsi="等线" w:eastAsia="等线" w:cs="宋体"/>
                <w:color w:val="000000"/>
                <w:kern w:val="0"/>
                <w:sz w:val="22"/>
              </w:rPr>
            </w:pPr>
            <w:r>
              <w:rPr>
                <w:rFonts w:hint="eastAsia" w:ascii="等线" w:hAnsi="等线" w:eastAsia="等线" w:cs="宋体"/>
                <w:color w:val="000000"/>
                <w:kern w:val="0"/>
                <w:sz w:val="22"/>
              </w:rPr>
              <w:t>7</w:t>
            </w:r>
          </w:p>
        </w:tc>
        <w:tc>
          <w:tcPr>
            <w:tcW w:w="1080" w:type="dxa"/>
            <w:noWrap/>
            <w:vAlign w:val="center"/>
          </w:tcPr>
          <w:p>
            <w:pPr>
              <w:widowControl/>
              <w:spacing w:line="240" w:lineRule="auto"/>
              <w:jc w:val="center"/>
              <w:rPr>
                <w:rFonts w:ascii="等线" w:hAnsi="等线" w:eastAsia="等线" w:cs="宋体"/>
                <w:color w:val="000000"/>
                <w:kern w:val="0"/>
                <w:sz w:val="22"/>
              </w:rPr>
            </w:pPr>
            <w:r>
              <w:rPr>
                <w:rFonts w:hint="eastAsia" w:ascii="等线" w:hAnsi="等线" w:eastAsia="等线" w:cs="宋体"/>
                <w:color w:val="000000"/>
                <w:kern w:val="0"/>
                <w:sz w:val="22"/>
              </w:rPr>
              <w:t>51%</w:t>
            </w:r>
          </w:p>
        </w:tc>
        <w:tc>
          <w:tcPr>
            <w:tcW w:w="2400" w:type="dxa"/>
            <w:noWrap/>
            <w:vAlign w:val="center"/>
          </w:tcPr>
          <w:p>
            <w:pPr>
              <w:widowControl/>
              <w:spacing w:line="240" w:lineRule="auto"/>
              <w:jc w:val="center"/>
              <w:rPr>
                <w:rFonts w:ascii="等线" w:hAnsi="等线" w:eastAsia="等线" w:cs="宋体"/>
                <w:color w:val="000000"/>
                <w:kern w:val="0"/>
                <w:sz w:val="22"/>
              </w:rPr>
            </w:pPr>
            <w:r>
              <w:rPr>
                <w:rFonts w:hint="eastAsia" w:ascii="等线" w:hAnsi="等线" w:eastAsia="等线" w:cs="宋体"/>
                <w:color w:val="000000"/>
                <w:kern w:val="0"/>
                <w:sz w:val="22"/>
              </w:rPr>
              <w:t>23</w:t>
            </w:r>
          </w:p>
        </w:tc>
        <w:tc>
          <w:tcPr>
            <w:tcW w:w="1080" w:type="dxa"/>
            <w:noWrap/>
            <w:vAlign w:val="center"/>
          </w:tcPr>
          <w:p>
            <w:pPr>
              <w:widowControl/>
              <w:spacing w:line="240" w:lineRule="auto"/>
              <w:jc w:val="center"/>
              <w:rPr>
                <w:rFonts w:ascii="等线" w:hAnsi="等线" w:eastAsia="等线" w:cs="宋体"/>
                <w:color w:val="000000"/>
                <w:kern w:val="0"/>
                <w:sz w:val="22"/>
              </w:rPr>
            </w:pPr>
            <w:r>
              <w:rPr>
                <w:rFonts w:hint="eastAsia" w:ascii="等线" w:hAnsi="等线" w:eastAsia="等线" w:cs="宋体"/>
                <w:color w:val="000000"/>
                <w:kern w:val="0"/>
                <w:sz w:val="22"/>
              </w:rPr>
              <w:t>100%</w:t>
            </w:r>
          </w:p>
        </w:tc>
        <w:tc>
          <w:tcPr>
            <w:tcW w:w="1080" w:type="dxa"/>
            <w:noWrap/>
            <w:vAlign w:val="center"/>
          </w:tcPr>
          <w:p>
            <w:pPr>
              <w:widowControl/>
              <w:spacing w:line="240" w:lineRule="auto"/>
              <w:jc w:val="center"/>
              <w:rPr>
                <w:rFonts w:ascii="等线" w:hAnsi="等线" w:eastAsia="等线" w:cs="宋体"/>
                <w:color w:val="000000"/>
                <w:kern w:val="0"/>
                <w:sz w:val="22"/>
              </w:rPr>
            </w:pPr>
            <w:r>
              <w:rPr>
                <w:rFonts w:hint="eastAsia" w:ascii="等线" w:hAnsi="等线" w:eastAsia="等线" w:cs="宋体"/>
                <w:color w:val="000000"/>
                <w:kern w:val="0"/>
                <w:sz w:val="22"/>
              </w:rPr>
              <w:t>恶化</w:t>
            </w:r>
          </w:p>
        </w:tc>
      </w:tr>
    </w:tbl>
    <w:p/>
    <w:sectPr>
      <w:pgSz w:w="16838" w:h="11906" w:orient="landscape"/>
      <w:pgMar w:top="1800" w:right="1440" w:bottom="1800" w:left="1440" w:header="851" w:footer="992" w:gutter="0"/>
      <w:cols w:space="425" w:num="1"/>
      <w:docGrid w:type="lines" w:linePitch="326"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蔡晓旭" w:date="2022-07-08T17:40:00Z" w:initials="">
    <w:p w14:paraId="3C365A2E">
      <w:pPr>
        <w:pStyle w:val="6"/>
      </w:pPr>
      <w:r>
        <w:rPr>
          <w:rFonts w:hint="eastAsia"/>
        </w:rPr>
        <w:t>模型融合、划档方案后确定逻辑</w:t>
      </w:r>
    </w:p>
  </w:comment>
  <w:comment w:id="1" w:author="蔡晓旭" w:date="2022-07-08T14:52:00Z" w:initials="">
    <w:p w14:paraId="2B7F1195">
      <w:pPr>
        <w:pStyle w:val="6"/>
      </w:pPr>
      <w:r>
        <w:rPr>
          <w:rFonts w:hint="eastAsia"/>
        </w:rPr>
        <w:t>入模因子的归因维度映射清单待提供@</w:t>
      </w:r>
      <w:r>
        <w:t>6j</w:t>
      </w:r>
    </w:p>
  </w:comment>
  <w:comment w:id="2" w:author="蔡晓旭" w:date="2022-07-08T14:52:00Z" w:initials="">
    <w:p w14:paraId="37E02A5D">
      <w:pPr>
        <w:pStyle w:val="6"/>
      </w:pPr>
      <w:r>
        <w:rPr>
          <w:rFonts w:hint="eastAsia"/>
        </w:rPr>
        <w:t>所有因子的贡献度得分：模型提供</w:t>
      </w:r>
    </w:p>
    <w:p w14:paraId="5F38612D">
      <w:pPr>
        <w:pStyle w:val="6"/>
      </w:pPr>
      <w:r>
        <w:rPr>
          <w:rFonts w:hint="eastAsia"/>
        </w:rPr>
        <w:t>注：有可能模型会直接提供单因子的贡献度占比，即可根据模型提供单因子贡献度占比信息按照因子分类、因子维度、异常因子等不同范围做直接加总然后再进行贡献度占比的排序与展示</w:t>
      </w:r>
    </w:p>
  </w:comment>
  <w:comment w:id="3" w:author="蔡晓旭" w:date="2022-09-07T19:25:00Z" w:initials="">
    <w:p w14:paraId="2B1468F5">
      <w:pPr>
        <w:pStyle w:val="6"/>
      </w:pPr>
      <w:r>
        <w:rPr>
          <w:rFonts w:hint="eastAsia"/>
        </w:rPr>
        <w:t>具体阈值后续提供</w:t>
      </w:r>
    </w:p>
  </w:comment>
  <w:comment w:id="4" w:author="蔡晓旭" w:date="2022-07-08T18:03:00Z" w:initials="">
    <w:p w14:paraId="145B45E4">
      <w:pPr>
        <w:pStyle w:val="6"/>
      </w:pPr>
      <w:r>
        <w:rPr>
          <w:rFonts w:hint="eastAsia"/>
        </w:rPr>
        <w:t>可能需要根据模型最终输出的结果，结合所有主体模型预警档位来统计确定较合理的归因维度百分位区间。</w:t>
      </w:r>
    </w:p>
  </w:comment>
  <w:comment w:id="5" w:author="蔡晓旭" w:date="2022-07-08T18:14:00Z" w:initials="">
    <w:p w14:paraId="352544F3">
      <w:pPr>
        <w:pStyle w:val="6"/>
      </w:pPr>
      <w:r>
        <w:rPr>
          <w:rFonts w:hint="eastAsia"/>
        </w:rPr>
        <w:t>待提供所有因子所属的因子分类（即归因维度下的二级分类）@</w:t>
      </w:r>
      <w:r>
        <w:t>6j</w:t>
      </w:r>
    </w:p>
  </w:comment>
  <w:comment w:id="6" w:author="蔡晓旭" w:date="2022-08-30T18:10:00Z" w:initials="">
    <w:p w14:paraId="42781CD0">
      <w:pPr>
        <w:pStyle w:val="6"/>
      </w:pPr>
      <w:r>
        <w:rPr>
          <w:rFonts w:hint="eastAsia"/>
        </w:rPr>
        <w:t>因子名称转义：针对入模因子进行名称转化，转化为业务可理解的形式（主要是高频特征）@</w:t>
      </w:r>
      <w:r>
        <w:t>6</w:t>
      </w:r>
      <w:r>
        <w:rPr>
          <w:rFonts w:hint="eastAsia"/>
        </w:rPr>
        <w:t>j</w:t>
      </w:r>
    </w:p>
  </w:comment>
  <w:comment w:id="7" w:author="蔡晓旭" w:date="2022-08-30T18:10:00Z" w:initials="">
    <w:p w14:paraId="54C06B38">
      <w:pPr>
        <w:pStyle w:val="6"/>
      </w:pPr>
      <w:r>
        <w:rPr>
          <w:rFonts w:hint="eastAsia"/>
        </w:rPr>
        <w:t>对于比率、增长率等指标需对因子原始值百分化处理，待提供需百分化处理因子原始值的因子清单@</w:t>
      </w:r>
      <w:r>
        <w:t>6j</w:t>
      </w:r>
    </w:p>
  </w:comment>
  <w:comment w:id="8" w:author="蔡晓旭" w:date="2022-07-11T10:40:00Z" w:initials="">
    <w:p w14:paraId="7D4119FB">
      <w:pPr>
        <w:pStyle w:val="6"/>
      </w:pPr>
      <w:r>
        <w:rPr>
          <w:rFonts w:hint="eastAsia"/>
        </w:rPr>
        <w:t>高频因子确定后，我提供所有新闻舆情因子对应取舆情事件的逻辑。</w:t>
      </w:r>
    </w:p>
  </w:comment>
  <w:comment w:id="9" w:author="蔡晓旭" w:date="2022-07-11T10:44:00Z" w:initials="">
    <w:p w14:paraId="57D0513D">
      <w:pPr>
        <w:pStyle w:val="6"/>
      </w:pPr>
      <w:r>
        <w:rPr>
          <w:rFonts w:hint="eastAsia"/>
        </w:rPr>
        <w:t>同上</w:t>
      </w:r>
    </w:p>
  </w:comment>
  <w:comment w:id="10" w:author="蔡晓旭" w:date="2022-08-31T15:19:00Z" w:initials="">
    <w:p w14:paraId="039208B7">
      <w:pPr>
        <w:pStyle w:val="6"/>
      </w:pPr>
      <w:r>
        <w:rPr>
          <w:rFonts w:hint="eastAsia"/>
        </w:rPr>
        <w:t>需提供司法诉讼类因子对应法院诉讼、开庭庭审案由的提取逻辑@</w:t>
      </w:r>
      <w:r>
        <w:t>6j</w:t>
      </w:r>
    </w:p>
  </w:comment>
  <w:comment w:id="11" w:author="蔡晓旭" w:date="2022-08-31T15:44:00Z" w:initials="">
    <w:p w14:paraId="029E1802">
      <w:pPr>
        <w:pStyle w:val="6"/>
      </w:pPr>
      <w:r>
        <w:rPr>
          <w:rFonts w:hint="eastAsia"/>
        </w:rPr>
        <w:t>需提供诚信类因子对应诚信案件类型的提取逻辑@</w:t>
      </w:r>
      <w:r>
        <w:t>6j</w:t>
      </w:r>
    </w:p>
  </w:comment>
  <w:comment w:id="12" w:author="蔡晓旭" w:date="2022-07-11T11:07:00Z" w:initials="">
    <w:p w14:paraId="3FAE6631">
      <w:pPr>
        <w:pStyle w:val="6"/>
      </w:pPr>
      <w:r>
        <w:rPr>
          <w:rFonts w:hint="eastAsia"/>
        </w:rPr>
        <w:t>模型特征确定后，我会分批提供模型因子与归因维度的映射关系信息</w:t>
      </w:r>
    </w:p>
  </w:comment>
  <w:comment w:id="13" w:author="蔡晓旭" w:date="2022-07-11T11:08:00Z" w:initials="">
    <w:p w14:paraId="323D1B47">
      <w:pPr>
        <w:pStyle w:val="6"/>
      </w:pPr>
      <w:r>
        <w:rPr>
          <w:rFonts w:hint="eastAsia"/>
        </w:rPr>
        <w:t>同上，因子分类有可能会调整</w:t>
      </w:r>
    </w:p>
  </w:comment>
  <w:comment w:id="14" w:author="蔡晓旭" w:date="2022-07-11T13:09:00Z" w:initials="">
    <w:p w14:paraId="1CCC0A49">
      <w:pPr>
        <w:pStyle w:val="6"/>
      </w:pPr>
      <w:r>
        <w:rPr>
          <w:rFonts w:hint="eastAsia"/>
        </w:rPr>
        <w:t>提供入模指标的计算口径、指标释义信息@</w:t>
      </w:r>
      <w:r>
        <w:t>6j</w:t>
      </w:r>
    </w:p>
  </w:comment>
  <w:comment w:id="15" w:author="蔡晓旭" w:date="2022-08-03T10:14:00Z" w:initials="">
    <w:p w14:paraId="7E2500FF">
      <w:pPr>
        <w:pStyle w:val="6"/>
      </w:pPr>
      <w:r>
        <w:rPr>
          <w:rFonts w:hint="eastAsia"/>
        </w:rPr>
        <w:t>指标数值、数值变动，字体均为红色</w:t>
      </w:r>
    </w:p>
  </w:comment>
  <w:comment w:id="16" w:author="蔡晓旭" w:date="2022-08-03T10:14:00Z" w:initials="">
    <w:p w14:paraId="55D252A1">
      <w:pPr>
        <w:pStyle w:val="6"/>
      </w:pPr>
      <w:r>
        <w:rPr>
          <w:rFonts w:hint="eastAsia"/>
        </w:rPr>
        <w:t>按照主体预警等级区分颜色：风险已暴露、红色预警、橙色预警、黄色预警、绿色预警</w:t>
      </w:r>
    </w:p>
    <w:p w14:paraId="1D1E5D02">
      <w:pPr>
        <w:pStyle w:val="6"/>
      </w:pPr>
      <w:r>
        <w:rPr>
          <w:rFonts w:hint="eastAsia"/>
        </w:rPr>
        <w:t>且加粗</w:t>
      </w:r>
    </w:p>
  </w:comment>
  <w:comment w:id="17" w:author="蔡晓旭" w:date="2022-08-03T10:15:00Z" w:initials="">
    <w:p w14:paraId="216003F4">
      <w:pPr>
        <w:pStyle w:val="6"/>
      </w:pPr>
      <w:r>
        <w:rPr>
          <w:rFonts w:hint="eastAsia"/>
        </w:rPr>
        <w:t xml:space="preserve">高风险 </w:t>
      </w:r>
      <w:r>
        <w:t xml:space="preserve">– </w:t>
      </w:r>
      <w:r>
        <w:rPr>
          <w:rFonts w:hint="eastAsia"/>
        </w:rPr>
        <w:t>红色</w:t>
      </w:r>
    </w:p>
    <w:p w14:paraId="11603D02">
      <w:pPr>
        <w:pStyle w:val="6"/>
      </w:pPr>
      <w:r>
        <w:rPr>
          <w:rFonts w:hint="eastAsia"/>
        </w:rPr>
        <w:t xml:space="preserve">中风险 </w:t>
      </w:r>
      <w:r>
        <w:t xml:space="preserve">– </w:t>
      </w:r>
      <w:r>
        <w:rPr>
          <w:rFonts w:hint="eastAsia"/>
        </w:rPr>
        <w:t>橙色</w:t>
      </w:r>
    </w:p>
    <w:p w14:paraId="5F1055AA">
      <w:pPr>
        <w:pStyle w:val="6"/>
      </w:pPr>
      <w:r>
        <w:rPr>
          <w:rFonts w:hint="eastAsia"/>
        </w:rPr>
        <w:t xml:space="preserve">低风险 </w:t>
      </w:r>
      <w:r>
        <w:t xml:space="preserve">– </w:t>
      </w:r>
      <w:r>
        <w:rPr>
          <w:rFonts w:hint="eastAsia"/>
        </w:rPr>
        <w:t>绿色</w:t>
      </w:r>
    </w:p>
    <w:p w14:paraId="5FF830C0">
      <w:pPr>
        <w:pStyle w:val="6"/>
      </w:pPr>
      <w:r>
        <w:rPr>
          <w:rFonts w:hint="eastAsia"/>
        </w:rPr>
        <w:t>且加粗</w:t>
      </w:r>
    </w:p>
  </w:comment>
  <w:comment w:id="18" w:author="蔡晓旭" w:date="2022-08-03T10:16:00Z" w:initials="">
    <w:p w14:paraId="29FC5BA9">
      <w:pPr>
        <w:pStyle w:val="6"/>
      </w:pPr>
      <w:r>
        <w:rPr>
          <w:rFonts w:hint="eastAsia"/>
        </w:rPr>
        <w:t>异常归因分类，字体加粗</w:t>
      </w:r>
    </w:p>
  </w:comment>
  <w:comment w:id="19" w:author="蔡晓旭" w:date="2022-08-03T10:15:00Z" w:initials="">
    <w:p w14:paraId="576D227F">
      <w:pPr>
        <w:pStyle w:val="6"/>
      </w:pPr>
      <w:r>
        <w:rPr>
          <w:rFonts w:hint="eastAsia"/>
        </w:rPr>
        <w:t>同上</w:t>
      </w:r>
    </w:p>
  </w:comment>
  <w:comment w:id="20" w:author="蔡晓旭" w:date="2022-08-03T10:15:00Z" w:initials="">
    <w:p w14:paraId="7481426D">
      <w:pPr>
        <w:pStyle w:val="6"/>
      </w:pPr>
      <w:r>
        <w:rPr>
          <w:rFonts w:hint="eastAsia"/>
        </w:rPr>
        <w:t>同上</w:t>
      </w:r>
    </w:p>
  </w:comment>
  <w:comment w:id="21" w:author="蔡晓旭" w:date="2022-08-03T10:15:00Z" w:initials="">
    <w:p w14:paraId="29A413B9">
      <w:pPr>
        <w:pStyle w:val="6"/>
      </w:pPr>
      <w:r>
        <w:rPr>
          <w:rFonts w:hint="eastAsia"/>
        </w:rPr>
        <w:t>同上</w:t>
      </w:r>
    </w:p>
  </w:comment>
  <w:comment w:id="22" w:author="蔡晓旭" w:date="2022-08-03T10:16:00Z" w:initials="">
    <w:p w14:paraId="1143115B">
      <w:pPr>
        <w:pStyle w:val="6"/>
      </w:pPr>
      <w:r>
        <w:rPr>
          <w:rFonts w:hint="eastAsia"/>
        </w:rPr>
        <w:t>同类风险主体，字体加粗</w:t>
      </w:r>
    </w:p>
  </w:comment>
  <w:comment w:id="23" w:author="蔡晓旭" w:date="2022-08-03T10:16:00Z" w:initials="">
    <w:p w14:paraId="5D011212">
      <w:pPr>
        <w:pStyle w:val="6"/>
      </w:pPr>
      <w:r>
        <w:rPr>
          <w:rFonts w:hint="eastAsia"/>
        </w:rPr>
        <w:t>主体等级恶化，字体红色且加粗</w:t>
      </w:r>
    </w:p>
  </w:comment>
  <w:comment w:id="24" w:author="蔡晓旭" w:date="2022-08-03T10:17:00Z" w:initials="">
    <w:p w14:paraId="4D716752">
      <w:pPr>
        <w:pStyle w:val="6"/>
      </w:pPr>
      <w:r>
        <w:rPr>
          <w:rFonts w:hint="eastAsia"/>
        </w:rPr>
        <w:t>恶化归因维度，字体加粗</w:t>
      </w:r>
    </w:p>
  </w:comment>
  <w:comment w:id="25" w:author="蔡晓旭" w:date="2022-08-03T10:17:00Z" w:initials="">
    <w:p w14:paraId="58CF788A">
      <w:pPr>
        <w:pStyle w:val="6"/>
      </w:pPr>
      <w:r>
        <w:rPr>
          <w:rFonts w:hint="eastAsia"/>
        </w:rPr>
        <w:t>恶化归因类型，字体加粗</w:t>
      </w:r>
    </w:p>
  </w:comment>
  <w:comment w:id="26" w:author="蔡晓旭" w:date="2022-08-03T10:17:00Z" w:initials="">
    <w:p w14:paraId="004B6584">
      <w:pPr>
        <w:pStyle w:val="6"/>
      </w:pPr>
      <w:r>
        <w:rPr>
          <w:rFonts w:hint="eastAsia"/>
        </w:rPr>
        <w:t>关注的风险类型，字体红色且加粗</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3C365A2E" w15:done="0"/>
  <w15:commentEx w15:paraId="2B7F1195" w15:done="0"/>
  <w15:commentEx w15:paraId="5F38612D" w15:done="0"/>
  <w15:commentEx w15:paraId="2B1468F5" w15:done="0"/>
  <w15:commentEx w15:paraId="145B45E4" w15:done="0"/>
  <w15:commentEx w15:paraId="352544F3" w15:done="0"/>
  <w15:commentEx w15:paraId="42781CD0" w15:done="0"/>
  <w15:commentEx w15:paraId="54C06B38" w15:done="0"/>
  <w15:commentEx w15:paraId="7D4119FB" w15:done="0"/>
  <w15:commentEx w15:paraId="57D0513D" w15:done="0"/>
  <w15:commentEx w15:paraId="039208B7" w15:done="0"/>
  <w15:commentEx w15:paraId="029E1802" w15:done="0"/>
  <w15:commentEx w15:paraId="3FAE6631" w15:done="0"/>
  <w15:commentEx w15:paraId="323D1B47" w15:done="0"/>
  <w15:commentEx w15:paraId="1CCC0A49" w15:done="0"/>
  <w15:commentEx w15:paraId="7E2500FF" w15:done="0"/>
  <w15:commentEx w15:paraId="1D1E5D02" w15:done="0"/>
  <w15:commentEx w15:paraId="5FF830C0" w15:done="0"/>
  <w15:commentEx w15:paraId="29FC5BA9" w15:done="0"/>
  <w15:commentEx w15:paraId="576D227F" w15:done="0"/>
  <w15:commentEx w15:paraId="7481426D" w15:done="0"/>
  <w15:commentEx w15:paraId="29A413B9" w15:done="0"/>
  <w15:commentEx w15:paraId="1143115B" w15:done="0"/>
  <w15:commentEx w15:paraId="5D011212" w15:done="0"/>
  <w15:commentEx w15:paraId="4D716752" w15:done="0"/>
  <w15:commentEx w15:paraId="58CF788A" w15:done="0"/>
  <w15:commentEx w15:paraId="004B658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42F30FD"/>
    <w:multiLevelType w:val="multilevel"/>
    <w:tmpl w:val="042F30FD"/>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
    <w:nsid w:val="0F596C7A"/>
    <w:multiLevelType w:val="multilevel"/>
    <w:tmpl w:val="0F596C7A"/>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lvlText w:val="%1.%2.%3.%4.%5"/>
      <w:lvlJc w:val="left"/>
      <w:pPr>
        <w:ind w:left="1008" w:hanging="1008"/>
      </w:pPr>
    </w:lvl>
    <w:lvl w:ilvl="5" w:tentative="0">
      <w:start w:val="1"/>
      <w:numFmt w:val="decimal"/>
      <w:lvlText w:val="%1.%2.%3.%4.%5.%6"/>
      <w:lvlJc w:val="left"/>
      <w:pPr>
        <w:ind w:left="1152" w:hanging="1152"/>
      </w:pPr>
    </w:lvl>
    <w:lvl w:ilvl="6" w:tentative="0">
      <w:start w:val="1"/>
      <w:numFmt w:val="decimal"/>
      <w:lvlText w:val="%1.%2.%3.%4.%5.%6.%7"/>
      <w:lvlJc w:val="left"/>
      <w:pPr>
        <w:ind w:left="1296" w:hanging="1296"/>
      </w:pPr>
    </w:lvl>
    <w:lvl w:ilvl="7" w:tentative="0">
      <w:start w:val="1"/>
      <w:numFmt w:val="decimal"/>
      <w:lvlText w:val="%1.%2.%3.%4.%5.%6.%7.%8"/>
      <w:lvlJc w:val="left"/>
      <w:pPr>
        <w:ind w:left="1440" w:hanging="1440"/>
      </w:pPr>
    </w:lvl>
    <w:lvl w:ilvl="8" w:tentative="0">
      <w:start w:val="1"/>
      <w:numFmt w:val="decimal"/>
      <w:lvlText w:val="%1.%2.%3.%4.%5.%6.%7.%8.%9"/>
      <w:lvlJc w:val="left"/>
      <w:pPr>
        <w:ind w:left="1584" w:hanging="1584"/>
      </w:pPr>
    </w:lvl>
  </w:abstractNum>
  <w:abstractNum w:abstractNumId="2">
    <w:nsid w:val="10636114"/>
    <w:multiLevelType w:val="multilevel"/>
    <w:tmpl w:val="10636114"/>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20115E09"/>
    <w:multiLevelType w:val="multilevel"/>
    <w:tmpl w:val="20115E09"/>
    <w:lvl w:ilvl="0" w:tentative="0">
      <w:start w:val="1"/>
      <w:numFmt w:val="bullet"/>
      <w:lvlText w:val=""/>
      <w:lvlJc w:val="left"/>
      <w:pPr>
        <w:ind w:left="1140" w:hanging="420"/>
      </w:pPr>
      <w:rPr>
        <w:rFonts w:hint="default" w:ascii="Wingdings" w:hAnsi="Wingdings"/>
      </w:rPr>
    </w:lvl>
    <w:lvl w:ilvl="1" w:tentative="0">
      <w:start w:val="1"/>
      <w:numFmt w:val="bullet"/>
      <w:lvlText w:val=""/>
      <w:lvlJc w:val="left"/>
      <w:pPr>
        <w:ind w:left="1560" w:hanging="420"/>
      </w:pPr>
      <w:rPr>
        <w:rFonts w:hint="default" w:ascii="Wingdings" w:hAnsi="Wingdings"/>
      </w:rPr>
    </w:lvl>
    <w:lvl w:ilvl="2" w:tentative="0">
      <w:start w:val="1"/>
      <w:numFmt w:val="bullet"/>
      <w:lvlText w:val=""/>
      <w:lvlJc w:val="left"/>
      <w:pPr>
        <w:ind w:left="1980" w:hanging="420"/>
      </w:pPr>
      <w:rPr>
        <w:rFonts w:hint="default" w:ascii="Wingdings" w:hAnsi="Wingdings"/>
      </w:rPr>
    </w:lvl>
    <w:lvl w:ilvl="3" w:tentative="0">
      <w:start w:val="1"/>
      <w:numFmt w:val="bullet"/>
      <w:lvlText w:val=""/>
      <w:lvlJc w:val="left"/>
      <w:pPr>
        <w:ind w:left="2400" w:hanging="420"/>
      </w:pPr>
      <w:rPr>
        <w:rFonts w:hint="default" w:ascii="Wingdings" w:hAnsi="Wingdings"/>
      </w:rPr>
    </w:lvl>
    <w:lvl w:ilvl="4" w:tentative="0">
      <w:start w:val="1"/>
      <w:numFmt w:val="bullet"/>
      <w:lvlText w:val=""/>
      <w:lvlJc w:val="left"/>
      <w:pPr>
        <w:ind w:left="2820" w:hanging="420"/>
      </w:pPr>
      <w:rPr>
        <w:rFonts w:hint="default" w:ascii="Wingdings" w:hAnsi="Wingdings"/>
      </w:rPr>
    </w:lvl>
    <w:lvl w:ilvl="5" w:tentative="0">
      <w:start w:val="1"/>
      <w:numFmt w:val="bullet"/>
      <w:lvlText w:val=""/>
      <w:lvlJc w:val="left"/>
      <w:pPr>
        <w:ind w:left="3240" w:hanging="420"/>
      </w:pPr>
      <w:rPr>
        <w:rFonts w:hint="default" w:ascii="Wingdings" w:hAnsi="Wingdings"/>
      </w:rPr>
    </w:lvl>
    <w:lvl w:ilvl="6" w:tentative="0">
      <w:start w:val="1"/>
      <w:numFmt w:val="bullet"/>
      <w:lvlText w:val=""/>
      <w:lvlJc w:val="left"/>
      <w:pPr>
        <w:ind w:left="3660" w:hanging="420"/>
      </w:pPr>
      <w:rPr>
        <w:rFonts w:hint="default" w:ascii="Wingdings" w:hAnsi="Wingdings"/>
      </w:rPr>
    </w:lvl>
    <w:lvl w:ilvl="7" w:tentative="0">
      <w:start w:val="1"/>
      <w:numFmt w:val="bullet"/>
      <w:lvlText w:val=""/>
      <w:lvlJc w:val="left"/>
      <w:pPr>
        <w:ind w:left="4080" w:hanging="420"/>
      </w:pPr>
      <w:rPr>
        <w:rFonts w:hint="default" w:ascii="Wingdings" w:hAnsi="Wingdings"/>
      </w:rPr>
    </w:lvl>
    <w:lvl w:ilvl="8" w:tentative="0">
      <w:start w:val="1"/>
      <w:numFmt w:val="bullet"/>
      <w:lvlText w:val=""/>
      <w:lvlJc w:val="left"/>
      <w:pPr>
        <w:ind w:left="4500" w:hanging="420"/>
      </w:pPr>
      <w:rPr>
        <w:rFonts w:hint="default" w:ascii="Wingdings" w:hAnsi="Wingdings"/>
      </w:rPr>
    </w:lvl>
  </w:abstractNum>
  <w:abstractNum w:abstractNumId="4">
    <w:nsid w:val="23972077"/>
    <w:multiLevelType w:val="multilevel"/>
    <w:tmpl w:val="23972077"/>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5">
    <w:nsid w:val="27F06E13"/>
    <w:multiLevelType w:val="multilevel"/>
    <w:tmpl w:val="27F06E13"/>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6">
    <w:nsid w:val="2B021C18"/>
    <w:multiLevelType w:val="multilevel"/>
    <w:tmpl w:val="2B021C18"/>
    <w:lvl w:ilvl="0" w:tentative="0">
      <w:start w:val="1"/>
      <w:numFmt w:val="decimal"/>
      <w:lvlText w:val="%1"/>
      <w:lvlJc w:val="left"/>
      <w:pPr>
        <w:ind w:left="425" w:hanging="425"/>
      </w:pPr>
    </w:lvl>
    <w:lvl w:ilvl="1" w:tentative="0">
      <w:start w:val="1"/>
      <w:numFmt w:val="decimal"/>
      <w:lvlText w:val="%1.%2"/>
      <w:lvlJc w:val="left"/>
      <w:pPr>
        <w:ind w:left="992" w:hanging="567"/>
      </w:pPr>
    </w:lvl>
    <w:lvl w:ilvl="2" w:tentative="0">
      <w:start w:val="1"/>
      <w:numFmt w:val="decimal"/>
      <w:lvlText w:val="%1.%2.%3"/>
      <w:lvlJc w:val="left"/>
      <w:pPr>
        <w:ind w:left="1418" w:hanging="567"/>
      </w:pPr>
    </w:lvl>
    <w:lvl w:ilvl="3" w:tentative="0">
      <w:start w:val="1"/>
      <w:numFmt w:val="decimal"/>
      <w:lvlText w:val="%1.%2.%3.%4"/>
      <w:lvlJc w:val="left"/>
      <w:pPr>
        <w:ind w:left="1984" w:hanging="708"/>
      </w:pPr>
    </w:lvl>
    <w:lvl w:ilvl="4" w:tentative="0">
      <w:start w:val="1"/>
      <w:numFmt w:val="decimal"/>
      <w:lvlText w:val="%1.%2.%3.%4.%5"/>
      <w:lvlJc w:val="left"/>
      <w:pPr>
        <w:ind w:left="2551" w:hanging="850"/>
      </w:pPr>
    </w:lvl>
    <w:lvl w:ilvl="5" w:tentative="0">
      <w:start w:val="1"/>
      <w:numFmt w:val="decimal"/>
      <w:lvlText w:val="%1.%2.%3.%4.%5.%6"/>
      <w:lvlJc w:val="left"/>
      <w:pPr>
        <w:ind w:left="3260" w:hanging="1134"/>
      </w:pPr>
    </w:lvl>
    <w:lvl w:ilvl="6" w:tentative="0">
      <w:start w:val="1"/>
      <w:numFmt w:val="decimal"/>
      <w:lvlText w:val="%1.%2.%3.%4.%5.%6.%7"/>
      <w:lvlJc w:val="left"/>
      <w:pPr>
        <w:ind w:left="3827" w:hanging="1276"/>
      </w:pPr>
    </w:lvl>
    <w:lvl w:ilvl="7" w:tentative="0">
      <w:start w:val="1"/>
      <w:numFmt w:val="decimal"/>
      <w:lvlText w:val="%1.%2.%3.%4.%5.%6.%7.%8"/>
      <w:lvlJc w:val="left"/>
      <w:pPr>
        <w:ind w:left="4394" w:hanging="1418"/>
      </w:pPr>
    </w:lvl>
    <w:lvl w:ilvl="8" w:tentative="0">
      <w:start w:val="1"/>
      <w:numFmt w:val="decimal"/>
      <w:lvlText w:val="%1.%2.%3.%4.%5.%6.%7.%8.%9"/>
      <w:lvlJc w:val="left"/>
      <w:pPr>
        <w:ind w:left="5102" w:hanging="1700"/>
      </w:pPr>
    </w:lvl>
  </w:abstractNum>
  <w:abstractNum w:abstractNumId="7">
    <w:nsid w:val="301731E3"/>
    <w:multiLevelType w:val="multilevel"/>
    <w:tmpl w:val="301731E3"/>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8">
    <w:nsid w:val="484D707F"/>
    <w:multiLevelType w:val="multilevel"/>
    <w:tmpl w:val="484D707F"/>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9">
    <w:nsid w:val="525830EC"/>
    <w:multiLevelType w:val="multilevel"/>
    <w:tmpl w:val="525830EC"/>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0">
    <w:nsid w:val="57982E97"/>
    <w:multiLevelType w:val="multilevel"/>
    <w:tmpl w:val="57982E97"/>
    <w:lvl w:ilvl="0" w:tentative="0">
      <w:start w:val="1"/>
      <w:numFmt w:val="decimal"/>
      <w:lvlText w:val="%1)"/>
      <w:lvlJc w:val="left"/>
      <w:pPr>
        <w:ind w:left="900" w:hanging="420"/>
      </w:pPr>
      <w:rPr>
        <w:rFonts w:hint="default"/>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1">
    <w:nsid w:val="5FE061A0"/>
    <w:multiLevelType w:val="multilevel"/>
    <w:tmpl w:val="5FE061A0"/>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6858417A"/>
    <w:multiLevelType w:val="multilevel"/>
    <w:tmpl w:val="6858417A"/>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13">
    <w:nsid w:val="765D0DDB"/>
    <w:multiLevelType w:val="multilevel"/>
    <w:tmpl w:val="765D0DDB"/>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num w:numId="1">
    <w:abstractNumId w:val="1"/>
  </w:num>
  <w:num w:numId="2">
    <w:abstractNumId w:val="12"/>
  </w:num>
  <w:num w:numId="3">
    <w:abstractNumId w:val="0"/>
  </w:num>
  <w:num w:numId="4">
    <w:abstractNumId w:val="5"/>
  </w:num>
  <w:num w:numId="5">
    <w:abstractNumId w:val="3"/>
  </w:num>
  <w:num w:numId="6">
    <w:abstractNumId w:val="13"/>
  </w:num>
  <w:num w:numId="7">
    <w:abstractNumId w:val="11"/>
  </w:num>
  <w:num w:numId="8">
    <w:abstractNumId w:val="2"/>
  </w:num>
  <w:num w:numId="9">
    <w:abstractNumId w:val="8"/>
  </w:num>
  <w:num w:numId="10">
    <w:abstractNumId w:val="10"/>
  </w:num>
  <w:num w:numId="11">
    <w:abstractNumId w:val="4"/>
  </w:num>
  <w:num w:numId="12">
    <w:abstractNumId w:val="9"/>
  </w:num>
  <w:num w:numId="13">
    <w:abstractNumId w:val="7"/>
  </w:num>
  <w:num w:numId="14">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蔡晓旭">
    <w15:presenceInfo w15:providerId="AD" w15:userId="S-1-5-21-2566315323-1018070883-673425335-3096"/>
  </w15:person>
  <w15:person w15:author="华仔">
    <w15:presenceInfo w15:providerId="WPS Office" w15:userId="766892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NotDisplayPageBoundaries w:val="1"/>
  <w:bordersDoNotSurroundHeader w:val="1"/>
  <w:bordersDoNotSurroundFooter w:val="1"/>
  <w:trackRevisions w:val="1"/>
  <w:documentProtection w:enforcement="0"/>
  <w:defaultTabStop w:val="420"/>
  <w:drawingGridHorizontalSpacing w:val="120"/>
  <w:drawingGridVerticalSpacing w:val="163"/>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jJiYjQ0MjY3ZmI2YTI2MjM5MjMwZTgzYWFjZGFjOTkifQ=="/>
  </w:docVars>
  <w:rsids>
    <w:rsidRoot w:val="00FD10A4"/>
    <w:rsid w:val="0000056D"/>
    <w:rsid w:val="00001AE3"/>
    <w:rsid w:val="0000560D"/>
    <w:rsid w:val="00007250"/>
    <w:rsid w:val="0000766F"/>
    <w:rsid w:val="00015A0D"/>
    <w:rsid w:val="0002481C"/>
    <w:rsid w:val="00025F7B"/>
    <w:rsid w:val="00031A54"/>
    <w:rsid w:val="000346EB"/>
    <w:rsid w:val="00036035"/>
    <w:rsid w:val="00042960"/>
    <w:rsid w:val="000516C8"/>
    <w:rsid w:val="000530A7"/>
    <w:rsid w:val="00053710"/>
    <w:rsid w:val="000618D9"/>
    <w:rsid w:val="0006258A"/>
    <w:rsid w:val="00067B71"/>
    <w:rsid w:val="00071B50"/>
    <w:rsid w:val="00073121"/>
    <w:rsid w:val="000742DB"/>
    <w:rsid w:val="000844A2"/>
    <w:rsid w:val="0009397D"/>
    <w:rsid w:val="000943C3"/>
    <w:rsid w:val="0009739C"/>
    <w:rsid w:val="000A1B68"/>
    <w:rsid w:val="000A297A"/>
    <w:rsid w:val="000A5AE4"/>
    <w:rsid w:val="000B24C7"/>
    <w:rsid w:val="000B5DCE"/>
    <w:rsid w:val="000C0BE0"/>
    <w:rsid w:val="000C1501"/>
    <w:rsid w:val="000D28AB"/>
    <w:rsid w:val="000D3F95"/>
    <w:rsid w:val="000D50BA"/>
    <w:rsid w:val="000E1144"/>
    <w:rsid w:val="00102837"/>
    <w:rsid w:val="00111C8C"/>
    <w:rsid w:val="00114F41"/>
    <w:rsid w:val="00116494"/>
    <w:rsid w:val="00116E45"/>
    <w:rsid w:val="001205C7"/>
    <w:rsid w:val="001208D7"/>
    <w:rsid w:val="00122B50"/>
    <w:rsid w:val="001257E0"/>
    <w:rsid w:val="00131327"/>
    <w:rsid w:val="001432EC"/>
    <w:rsid w:val="00143F52"/>
    <w:rsid w:val="001541CD"/>
    <w:rsid w:val="00157CE3"/>
    <w:rsid w:val="0016000E"/>
    <w:rsid w:val="00165729"/>
    <w:rsid w:val="00166180"/>
    <w:rsid w:val="00166FF3"/>
    <w:rsid w:val="001836AA"/>
    <w:rsid w:val="00185422"/>
    <w:rsid w:val="0019454A"/>
    <w:rsid w:val="0019498B"/>
    <w:rsid w:val="001970B0"/>
    <w:rsid w:val="00197F01"/>
    <w:rsid w:val="001A71CD"/>
    <w:rsid w:val="001B539C"/>
    <w:rsid w:val="001B55D8"/>
    <w:rsid w:val="001C5FC3"/>
    <w:rsid w:val="001C6637"/>
    <w:rsid w:val="001C66A0"/>
    <w:rsid w:val="001C6F0E"/>
    <w:rsid w:val="001C754A"/>
    <w:rsid w:val="001C7E96"/>
    <w:rsid w:val="001D22DE"/>
    <w:rsid w:val="001D289E"/>
    <w:rsid w:val="001D6D57"/>
    <w:rsid w:val="001F217C"/>
    <w:rsid w:val="001F2FAB"/>
    <w:rsid w:val="001F324A"/>
    <w:rsid w:val="001F56FC"/>
    <w:rsid w:val="001F584B"/>
    <w:rsid w:val="00202C63"/>
    <w:rsid w:val="00204E92"/>
    <w:rsid w:val="00205EC7"/>
    <w:rsid w:val="0021128E"/>
    <w:rsid w:val="002112EF"/>
    <w:rsid w:val="0021242E"/>
    <w:rsid w:val="00217DA6"/>
    <w:rsid w:val="00220448"/>
    <w:rsid w:val="002213A4"/>
    <w:rsid w:val="00221D4A"/>
    <w:rsid w:val="0022550B"/>
    <w:rsid w:val="002411C0"/>
    <w:rsid w:val="002415A8"/>
    <w:rsid w:val="002436D3"/>
    <w:rsid w:val="00246217"/>
    <w:rsid w:val="002466E6"/>
    <w:rsid w:val="0024689C"/>
    <w:rsid w:val="00250B10"/>
    <w:rsid w:val="00256D1A"/>
    <w:rsid w:val="00257EFD"/>
    <w:rsid w:val="002616F6"/>
    <w:rsid w:val="00263208"/>
    <w:rsid w:val="0026512F"/>
    <w:rsid w:val="00275EAB"/>
    <w:rsid w:val="00287440"/>
    <w:rsid w:val="0029493E"/>
    <w:rsid w:val="002A08B6"/>
    <w:rsid w:val="002A2FC9"/>
    <w:rsid w:val="002A69B6"/>
    <w:rsid w:val="002B59C0"/>
    <w:rsid w:val="002B5D47"/>
    <w:rsid w:val="002C0651"/>
    <w:rsid w:val="002C18AB"/>
    <w:rsid w:val="002C7B56"/>
    <w:rsid w:val="002D493F"/>
    <w:rsid w:val="002D62B0"/>
    <w:rsid w:val="002E11D4"/>
    <w:rsid w:val="002E126D"/>
    <w:rsid w:val="002F603A"/>
    <w:rsid w:val="00302C30"/>
    <w:rsid w:val="00303F9D"/>
    <w:rsid w:val="00304C39"/>
    <w:rsid w:val="00305A5E"/>
    <w:rsid w:val="00310175"/>
    <w:rsid w:val="00311376"/>
    <w:rsid w:val="003119F3"/>
    <w:rsid w:val="003123DD"/>
    <w:rsid w:val="00314D6E"/>
    <w:rsid w:val="00321A90"/>
    <w:rsid w:val="0032476C"/>
    <w:rsid w:val="00325179"/>
    <w:rsid w:val="003324D7"/>
    <w:rsid w:val="00334352"/>
    <w:rsid w:val="0033445A"/>
    <w:rsid w:val="00342C6F"/>
    <w:rsid w:val="00345B17"/>
    <w:rsid w:val="003500A7"/>
    <w:rsid w:val="00350A1B"/>
    <w:rsid w:val="0035606A"/>
    <w:rsid w:val="003674D2"/>
    <w:rsid w:val="003801FB"/>
    <w:rsid w:val="003833C9"/>
    <w:rsid w:val="003845B4"/>
    <w:rsid w:val="00391C24"/>
    <w:rsid w:val="00392BDD"/>
    <w:rsid w:val="00393D18"/>
    <w:rsid w:val="00394BB4"/>
    <w:rsid w:val="00395181"/>
    <w:rsid w:val="00397063"/>
    <w:rsid w:val="00397300"/>
    <w:rsid w:val="003A020C"/>
    <w:rsid w:val="003A7B20"/>
    <w:rsid w:val="003B6194"/>
    <w:rsid w:val="003C78F0"/>
    <w:rsid w:val="003C7944"/>
    <w:rsid w:val="003D4E47"/>
    <w:rsid w:val="003D4FBE"/>
    <w:rsid w:val="003E6EF4"/>
    <w:rsid w:val="003E6F80"/>
    <w:rsid w:val="003F0C39"/>
    <w:rsid w:val="003F5BD4"/>
    <w:rsid w:val="004033BC"/>
    <w:rsid w:val="00406053"/>
    <w:rsid w:val="004114A6"/>
    <w:rsid w:val="004115D1"/>
    <w:rsid w:val="004125C7"/>
    <w:rsid w:val="00417BE5"/>
    <w:rsid w:val="00420829"/>
    <w:rsid w:val="00420934"/>
    <w:rsid w:val="00421EB6"/>
    <w:rsid w:val="00431884"/>
    <w:rsid w:val="004332C3"/>
    <w:rsid w:val="00436673"/>
    <w:rsid w:val="0043680D"/>
    <w:rsid w:val="00441DE2"/>
    <w:rsid w:val="004427FB"/>
    <w:rsid w:val="00447C89"/>
    <w:rsid w:val="00451ACF"/>
    <w:rsid w:val="004630F7"/>
    <w:rsid w:val="00463679"/>
    <w:rsid w:val="0046555E"/>
    <w:rsid w:val="004675D2"/>
    <w:rsid w:val="00472BDB"/>
    <w:rsid w:val="00474CB1"/>
    <w:rsid w:val="00476205"/>
    <w:rsid w:val="00476F74"/>
    <w:rsid w:val="00483022"/>
    <w:rsid w:val="0048699B"/>
    <w:rsid w:val="0049655C"/>
    <w:rsid w:val="004A6506"/>
    <w:rsid w:val="004B0085"/>
    <w:rsid w:val="004B04C5"/>
    <w:rsid w:val="004B63E8"/>
    <w:rsid w:val="004C054D"/>
    <w:rsid w:val="004C0C12"/>
    <w:rsid w:val="004C0DAF"/>
    <w:rsid w:val="004C0E92"/>
    <w:rsid w:val="004C4FDA"/>
    <w:rsid w:val="004C69C8"/>
    <w:rsid w:val="004C715D"/>
    <w:rsid w:val="004D4771"/>
    <w:rsid w:val="004D6CF2"/>
    <w:rsid w:val="004D766E"/>
    <w:rsid w:val="004D77D3"/>
    <w:rsid w:val="004F2E67"/>
    <w:rsid w:val="004F5B4A"/>
    <w:rsid w:val="004F5B92"/>
    <w:rsid w:val="004F7D6C"/>
    <w:rsid w:val="005027C6"/>
    <w:rsid w:val="00507BE6"/>
    <w:rsid w:val="00511DCF"/>
    <w:rsid w:val="005217E2"/>
    <w:rsid w:val="00521D5B"/>
    <w:rsid w:val="005226A4"/>
    <w:rsid w:val="00524662"/>
    <w:rsid w:val="00526063"/>
    <w:rsid w:val="00527C50"/>
    <w:rsid w:val="005300CD"/>
    <w:rsid w:val="00530685"/>
    <w:rsid w:val="0053683F"/>
    <w:rsid w:val="00544CCA"/>
    <w:rsid w:val="00547D9D"/>
    <w:rsid w:val="0055480B"/>
    <w:rsid w:val="00555965"/>
    <w:rsid w:val="00556859"/>
    <w:rsid w:val="005572C0"/>
    <w:rsid w:val="005652EE"/>
    <w:rsid w:val="00567537"/>
    <w:rsid w:val="00567FDF"/>
    <w:rsid w:val="00577DDF"/>
    <w:rsid w:val="0059176E"/>
    <w:rsid w:val="005964EA"/>
    <w:rsid w:val="005A0CED"/>
    <w:rsid w:val="005A18D8"/>
    <w:rsid w:val="005A5298"/>
    <w:rsid w:val="005A5D0D"/>
    <w:rsid w:val="005A7142"/>
    <w:rsid w:val="005A7555"/>
    <w:rsid w:val="005B5CB9"/>
    <w:rsid w:val="005C4227"/>
    <w:rsid w:val="005C4D64"/>
    <w:rsid w:val="005C53A2"/>
    <w:rsid w:val="005D1A18"/>
    <w:rsid w:val="005D1AC9"/>
    <w:rsid w:val="005D5281"/>
    <w:rsid w:val="005E4EA2"/>
    <w:rsid w:val="005F0DBB"/>
    <w:rsid w:val="005F424D"/>
    <w:rsid w:val="0060243C"/>
    <w:rsid w:val="0060694D"/>
    <w:rsid w:val="006112BE"/>
    <w:rsid w:val="00612513"/>
    <w:rsid w:val="00614E00"/>
    <w:rsid w:val="00622C3B"/>
    <w:rsid w:val="00631838"/>
    <w:rsid w:val="00632A3A"/>
    <w:rsid w:val="00635149"/>
    <w:rsid w:val="006353E6"/>
    <w:rsid w:val="00637C10"/>
    <w:rsid w:val="0064254F"/>
    <w:rsid w:val="00643B8B"/>
    <w:rsid w:val="00646AC1"/>
    <w:rsid w:val="00650D4B"/>
    <w:rsid w:val="00671248"/>
    <w:rsid w:val="00672A91"/>
    <w:rsid w:val="006742AC"/>
    <w:rsid w:val="006756F8"/>
    <w:rsid w:val="006770B0"/>
    <w:rsid w:val="00677B84"/>
    <w:rsid w:val="006870FB"/>
    <w:rsid w:val="00693497"/>
    <w:rsid w:val="00696815"/>
    <w:rsid w:val="006A126B"/>
    <w:rsid w:val="006A159E"/>
    <w:rsid w:val="006B7475"/>
    <w:rsid w:val="006C2787"/>
    <w:rsid w:val="006C4A21"/>
    <w:rsid w:val="006C76B7"/>
    <w:rsid w:val="006D1553"/>
    <w:rsid w:val="006D41D5"/>
    <w:rsid w:val="006E1DB2"/>
    <w:rsid w:val="006E30F5"/>
    <w:rsid w:val="006E578D"/>
    <w:rsid w:val="006F7639"/>
    <w:rsid w:val="00702D2C"/>
    <w:rsid w:val="007053FE"/>
    <w:rsid w:val="007259F9"/>
    <w:rsid w:val="00726F5E"/>
    <w:rsid w:val="00730A20"/>
    <w:rsid w:val="0073196D"/>
    <w:rsid w:val="007319E4"/>
    <w:rsid w:val="00732D7D"/>
    <w:rsid w:val="007401E7"/>
    <w:rsid w:val="00741B6B"/>
    <w:rsid w:val="00744A16"/>
    <w:rsid w:val="007530BA"/>
    <w:rsid w:val="007564D5"/>
    <w:rsid w:val="00764758"/>
    <w:rsid w:val="0076755E"/>
    <w:rsid w:val="00770986"/>
    <w:rsid w:val="00773DE3"/>
    <w:rsid w:val="007747A0"/>
    <w:rsid w:val="00775ACD"/>
    <w:rsid w:val="00781FAE"/>
    <w:rsid w:val="007837AE"/>
    <w:rsid w:val="00790009"/>
    <w:rsid w:val="007B23E2"/>
    <w:rsid w:val="007B33A7"/>
    <w:rsid w:val="007B3888"/>
    <w:rsid w:val="007B5926"/>
    <w:rsid w:val="007B6379"/>
    <w:rsid w:val="007B6D8A"/>
    <w:rsid w:val="007C0838"/>
    <w:rsid w:val="007C1FE7"/>
    <w:rsid w:val="007C2282"/>
    <w:rsid w:val="007C7A2F"/>
    <w:rsid w:val="007D3FAB"/>
    <w:rsid w:val="007E6283"/>
    <w:rsid w:val="007F03F7"/>
    <w:rsid w:val="007F2DC7"/>
    <w:rsid w:val="00801E8E"/>
    <w:rsid w:val="008035CA"/>
    <w:rsid w:val="0081213A"/>
    <w:rsid w:val="00813A3A"/>
    <w:rsid w:val="008165C5"/>
    <w:rsid w:val="008218B0"/>
    <w:rsid w:val="00821C28"/>
    <w:rsid w:val="00824BA6"/>
    <w:rsid w:val="00831BEF"/>
    <w:rsid w:val="00832BB2"/>
    <w:rsid w:val="00834845"/>
    <w:rsid w:val="0083592E"/>
    <w:rsid w:val="008373BD"/>
    <w:rsid w:val="00851404"/>
    <w:rsid w:val="0086149E"/>
    <w:rsid w:val="008632DE"/>
    <w:rsid w:val="00876DD0"/>
    <w:rsid w:val="008830BC"/>
    <w:rsid w:val="00885720"/>
    <w:rsid w:val="00886148"/>
    <w:rsid w:val="008908C1"/>
    <w:rsid w:val="00891CCF"/>
    <w:rsid w:val="008A4AAB"/>
    <w:rsid w:val="008D61C0"/>
    <w:rsid w:val="008D66D2"/>
    <w:rsid w:val="008D770E"/>
    <w:rsid w:val="008D7BE8"/>
    <w:rsid w:val="008E11C0"/>
    <w:rsid w:val="008E6583"/>
    <w:rsid w:val="008E6914"/>
    <w:rsid w:val="008F0940"/>
    <w:rsid w:val="008F5A69"/>
    <w:rsid w:val="00901B98"/>
    <w:rsid w:val="00902815"/>
    <w:rsid w:val="00903411"/>
    <w:rsid w:val="00910F91"/>
    <w:rsid w:val="00917644"/>
    <w:rsid w:val="00917927"/>
    <w:rsid w:val="009207E4"/>
    <w:rsid w:val="00922273"/>
    <w:rsid w:val="0092461A"/>
    <w:rsid w:val="009313F2"/>
    <w:rsid w:val="009315C7"/>
    <w:rsid w:val="00933408"/>
    <w:rsid w:val="0095202E"/>
    <w:rsid w:val="00953CD3"/>
    <w:rsid w:val="00954E7D"/>
    <w:rsid w:val="009556B8"/>
    <w:rsid w:val="00955FE9"/>
    <w:rsid w:val="00956813"/>
    <w:rsid w:val="00961280"/>
    <w:rsid w:val="009639C5"/>
    <w:rsid w:val="00965349"/>
    <w:rsid w:val="00973AB6"/>
    <w:rsid w:val="00974C64"/>
    <w:rsid w:val="00976623"/>
    <w:rsid w:val="00976DC1"/>
    <w:rsid w:val="0097774B"/>
    <w:rsid w:val="009805B0"/>
    <w:rsid w:val="00981E4B"/>
    <w:rsid w:val="00982502"/>
    <w:rsid w:val="00986F38"/>
    <w:rsid w:val="00986FBE"/>
    <w:rsid w:val="00987B87"/>
    <w:rsid w:val="00993E30"/>
    <w:rsid w:val="009A068A"/>
    <w:rsid w:val="009A09EC"/>
    <w:rsid w:val="009A5A2F"/>
    <w:rsid w:val="009B2722"/>
    <w:rsid w:val="009B4FB1"/>
    <w:rsid w:val="009B55D1"/>
    <w:rsid w:val="009D0E38"/>
    <w:rsid w:val="009D12F7"/>
    <w:rsid w:val="009D53D4"/>
    <w:rsid w:val="009E26F8"/>
    <w:rsid w:val="009F0BE1"/>
    <w:rsid w:val="009F58AB"/>
    <w:rsid w:val="00A00049"/>
    <w:rsid w:val="00A02C09"/>
    <w:rsid w:val="00A126D0"/>
    <w:rsid w:val="00A15EE2"/>
    <w:rsid w:val="00A1627E"/>
    <w:rsid w:val="00A21EE3"/>
    <w:rsid w:val="00A22A61"/>
    <w:rsid w:val="00A252D4"/>
    <w:rsid w:val="00A25D02"/>
    <w:rsid w:val="00A26CC8"/>
    <w:rsid w:val="00A274AB"/>
    <w:rsid w:val="00A3385A"/>
    <w:rsid w:val="00A43041"/>
    <w:rsid w:val="00A45BBA"/>
    <w:rsid w:val="00A47C17"/>
    <w:rsid w:val="00A47CEE"/>
    <w:rsid w:val="00A60A3A"/>
    <w:rsid w:val="00A6122C"/>
    <w:rsid w:val="00A63267"/>
    <w:rsid w:val="00A72153"/>
    <w:rsid w:val="00A81AA0"/>
    <w:rsid w:val="00A86C9F"/>
    <w:rsid w:val="00A95755"/>
    <w:rsid w:val="00A957DB"/>
    <w:rsid w:val="00A966C3"/>
    <w:rsid w:val="00AA2D21"/>
    <w:rsid w:val="00AA395F"/>
    <w:rsid w:val="00AA6F07"/>
    <w:rsid w:val="00AA6F29"/>
    <w:rsid w:val="00AA756F"/>
    <w:rsid w:val="00AA7DFD"/>
    <w:rsid w:val="00AB0AF1"/>
    <w:rsid w:val="00AB7EA9"/>
    <w:rsid w:val="00AC028D"/>
    <w:rsid w:val="00AD0AA2"/>
    <w:rsid w:val="00AD0E3F"/>
    <w:rsid w:val="00AD5C1A"/>
    <w:rsid w:val="00AE4DC8"/>
    <w:rsid w:val="00AF2017"/>
    <w:rsid w:val="00AF722D"/>
    <w:rsid w:val="00B03BE0"/>
    <w:rsid w:val="00B30DC5"/>
    <w:rsid w:val="00B31276"/>
    <w:rsid w:val="00B37599"/>
    <w:rsid w:val="00B37B90"/>
    <w:rsid w:val="00B458CC"/>
    <w:rsid w:val="00B47398"/>
    <w:rsid w:val="00B547F3"/>
    <w:rsid w:val="00B56A93"/>
    <w:rsid w:val="00B56B19"/>
    <w:rsid w:val="00B6510B"/>
    <w:rsid w:val="00B661DE"/>
    <w:rsid w:val="00B67162"/>
    <w:rsid w:val="00B6758C"/>
    <w:rsid w:val="00B679AF"/>
    <w:rsid w:val="00B73B30"/>
    <w:rsid w:val="00B74C83"/>
    <w:rsid w:val="00B74FA4"/>
    <w:rsid w:val="00B760E9"/>
    <w:rsid w:val="00B80F87"/>
    <w:rsid w:val="00B850D7"/>
    <w:rsid w:val="00B871A9"/>
    <w:rsid w:val="00B9111B"/>
    <w:rsid w:val="00BA1CD5"/>
    <w:rsid w:val="00BA5434"/>
    <w:rsid w:val="00BA72C8"/>
    <w:rsid w:val="00BB27C0"/>
    <w:rsid w:val="00BB59FA"/>
    <w:rsid w:val="00BC4161"/>
    <w:rsid w:val="00BD2333"/>
    <w:rsid w:val="00BD3112"/>
    <w:rsid w:val="00BD524F"/>
    <w:rsid w:val="00BE016E"/>
    <w:rsid w:val="00BE13DE"/>
    <w:rsid w:val="00BE3656"/>
    <w:rsid w:val="00BE51E3"/>
    <w:rsid w:val="00BF0B77"/>
    <w:rsid w:val="00BF5BD5"/>
    <w:rsid w:val="00C00D23"/>
    <w:rsid w:val="00C07CFE"/>
    <w:rsid w:val="00C31D8B"/>
    <w:rsid w:val="00C32D57"/>
    <w:rsid w:val="00C400BD"/>
    <w:rsid w:val="00C4787C"/>
    <w:rsid w:val="00C5177C"/>
    <w:rsid w:val="00C52C1F"/>
    <w:rsid w:val="00C53148"/>
    <w:rsid w:val="00C538E7"/>
    <w:rsid w:val="00C5510F"/>
    <w:rsid w:val="00C61645"/>
    <w:rsid w:val="00C64236"/>
    <w:rsid w:val="00C668D4"/>
    <w:rsid w:val="00C67DD1"/>
    <w:rsid w:val="00C77869"/>
    <w:rsid w:val="00C83E11"/>
    <w:rsid w:val="00C85D3F"/>
    <w:rsid w:val="00C97B4C"/>
    <w:rsid w:val="00CA1F6F"/>
    <w:rsid w:val="00CA2C2E"/>
    <w:rsid w:val="00CA6EF2"/>
    <w:rsid w:val="00CB3D46"/>
    <w:rsid w:val="00CB4DD7"/>
    <w:rsid w:val="00CB591A"/>
    <w:rsid w:val="00CB7C85"/>
    <w:rsid w:val="00CC43A1"/>
    <w:rsid w:val="00CC5E65"/>
    <w:rsid w:val="00CD2DE9"/>
    <w:rsid w:val="00CD3EF1"/>
    <w:rsid w:val="00CD4F6B"/>
    <w:rsid w:val="00CD794C"/>
    <w:rsid w:val="00CE1BF2"/>
    <w:rsid w:val="00CE4740"/>
    <w:rsid w:val="00CE6261"/>
    <w:rsid w:val="00CF09BF"/>
    <w:rsid w:val="00CF1D52"/>
    <w:rsid w:val="00CF56A2"/>
    <w:rsid w:val="00CF69DA"/>
    <w:rsid w:val="00D016D5"/>
    <w:rsid w:val="00D01994"/>
    <w:rsid w:val="00D0273D"/>
    <w:rsid w:val="00D2222B"/>
    <w:rsid w:val="00D228CE"/>
    <w:rsid w:val="00D368D2"/>
    <w:rsid w:val="00D45899"/>
    <w:rsid w:val="00D477A2"/>
    <w:rsid w:val="00D55D8F"/>
    <w:rsid w:val="00D56175"/>
    <w:rsid w:val="00D66638"/>
    <w:rsid w:val="00D75655"/>
    <w:rsid w:val="00D76229"/>
    <w:rsid w:val="00D808F9"/>
    <w:rsid w:val="00D8349A"/>
    <w:rsid w:val="00D93CB1"/>
    <w:rsid w:val="00D94FE2"/>
    <w:rsid w:val="00D95B92"/>
    <w:rsid w:val="00DA0423"/>
    <w:rsid w:val="00DA2795"/>
    <w:rsid w:val="00DA3026"/>
    <w:rsid w:val="00DA3F61"/>
    <w:rsid w:val="00DA5CD2"/>
    <w:rsid w:val="00DA6DF6"/>
    <w:rsid w:val="00DA75C6"/>
    <w:rsid w:val="00DA7AB8"/>
    <w:rsid w:val="00DA7CB9"/>
    <w:rsid w:val="00DB086E"/>
    <w:rsid w:val="00DC15B0"/>
    <w:rsid w:val="00DC47E5"/>
    <w:rsid w:val="00DC510B"/>
    <w:rsid w:val="00DD0006"/>
    <w:rsid w:val="00DD08DC"/>
    <w:rsid w:val="00DD1F6A"/>
    <w:rsid w:val="00DE1325"/>
    <w:rsid w:val="00DE18E9"/>
    <w:rsid w:val="00DE5112"/>
    <w:rsid w:val="00DF2867"/>
    <w:rsid w:val="00DF4169"/>
    <w:rsid w:val="00DF4DB8"/>
    <w:rsid w:val="00DF6475"/>
    <w:rsid w:val="00E05968"/>
    <w:rsid w:val="00E0750B"/>
    <w:rsid w:val="00E14908"/>
    <w:rsid w:val="00E16900"/>
    <w:rsid w:val="00E24CE8"/>
    <w:rsid w:val="00E30E48"/>
    <w:rsid w:val="00E34CD2"/>
    <w:rsid w:val="00E441A0"/>
    <w:rsid w:val="00E47A28"/>
    <w:rsid w:val="00E47F18"/>
    <w:rsid w:val="00E53973"/>
    <w:rsid w:val="00E53C45"/>
    <w:rsid w:val="00E6161F"/>
    <w:rsid w:val="00E659C2"/>
    <w:rsid w:val="00E7507A"/>
    <w:rsid w:val="00E850CA"/>
    <w:rsid w:val="00E93317"/>
    <w:rsid w:val="00E93353"/>
    <w:rsid w:val="00E93C5B"/>
    <w:rsid w:val="00E940DD"/>
    <w:rsid w:val="00EA16B0"/>
    <w:rsid w:val="00EA76E8"/>
    <w:rsid w:val="00EA7B6C"/>
    <w:rsid w:val="00EB0F58"/>
    <w:rsid w:val="00EC14E1"/>
    <w:rsid w:val="00EC6A40"/>
    <w:rsid w:val="00EF04BB"/>
    <w:rsid w:val="00EF095F"/>
    <w:rsid w:val="00EF19AF"/>
    <w:rsid w:val="00EF4347"/>
    <w:rsid w:val="00EF4A37"/>
    <w:rsid w:val="00EF4AB2"/>
    <w:rsid w:val="00EF64C1"/>
    <w:rsid w:val="00F00219"/>
    <w:rsid w:val="00F01E60"/>
    <w:rsid w:val="00F027CC"/>
    <w:rsid w:val="00F02C92"/>
    <w:rsid w:val="00F03650"/>
    <w:rsid w:val="00F10ACB"/>
    <w:rsid w:val="00F1764C"/>
    <w:rsid w:val="00F21FC5"/>
    <w:rsid w:val="00F22EF3"/>
    <w:rsid w:val="00F23B0D"/>
    <w:rsid w:val="00F247FA"/>
    <w:rsid w:val="00F30A12"/>
    <w:rsid w:val="00F33381"/>
    <w:rsid w:val="00F36D49"/>
    <w:rsid w:val="00F42CDD"/>
    <w:rsid w:val="00F51061"/>
    <w:rsid w:val="00F7109F"/>
    <w:rsid w:val="00F71128"/>
    <w:rsid w:val="00F753E6"/>
    <w:rsid w:val="00F82F04"/>
    <w:rsid w:val="00F85E34"/>
    <w:rsid w:val="00F86826"/>
    <w:rsid w:val="00F87170"/>
    <w:rsid w:val="00F92F35"/>
    <w:rsid w:val="00F9414A"/>
    <w:rsid w:val="00F97B9F"/>
    <w:rsid w:val="00FA60A6"/>
    <w:rsid w:val="00FB17A4"/>
    <w:rsid w:val="00FC1030"/>
    <w:rsid w:val="00FC2964"/>
    <w:rsid w:val="00FC7FFA"/>
    <w:rsid w:val="00FD10A4"/>
    <w:rsid w:val="00FD14D7"/>
    <w:rsid w:val="00FD2DC6"/>
    <w:rsid w:val="00FD5421"/>
    <w:rsid w:val="00FE0463"/>
    <w:rsid w:val="00FE18B5"/>
    <w:rsid w:val="00FE5092"/>
    <w:rsid w:val="00FE7D47"/>
    <w:rsid w:val="00FF02E1"/>
    <w:rsid w:val="00FF0CBE"/>
    <w:rsid w:val="00FF45AF"/>
    <w:rsid w:val="00FF59DA"/>
    <w:rsid w:val="00FF7E8D"/>
    <w:rsid w:val="0F3E6221"/>
    <w:rsid w:val="39A504D9"/>
    <w:rsid w:val="47EA08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eastAsia="宋体" w:asciiTheme="minorHAnsi" w:hAnsiTheme="minorHAnsi" w:cstheme="minorBidi"/>
      <w:kern w:val="2"/>
      <w:sz w:val="24"/>
      <w:szCs w:val="22"/>
      <w:lang w:val="en-US" w:eastAsia="zh-CN" w:bidi="ar-SA"/>
    </w:rPr>
  </w:style>
  <w:style w:type="paragraph" w:styleId="2">
    <w:name w:val="heading 1"/>
    <w:basedOn w:val="1"/>
    <w:next w:val="1"/>
    <w:link w:val="16"/>
    <w:qFormat/>
    <w:uiPriority w:val="9"/>
    <w:pPr>
      <w:keepNext/>
      <w:keepLines/>
      <w:numPr>
        <w:ilvl w:val="0"/>
        <w:numId w:val="1"/>
      </w:numPr>
      <w:spacing w:before="340" w:after="330" w:line="578" w:lineRule="auto"/>
      <w:outlineLvl w:val="0"/>
    </w:pPr>
    <w:rPr>
      <w:b/>
      <w:bCs/>
      <w:kern w:val="44"/>
      <w:sz w:val="30"/>
      <w:szCs w:val="44"/>
    </w:rPr>
  </w:style>
  <w:style w:type="paragraph" w:styleId="3">
    <w:name w:val="heading 2"/>
    <w:basedOn w:val="1"/>
    <w:next w:val="1"/>
    <w:link w:val="17"/>
    <w:unhideWhenUsed/>
    <w:qFormat/>
    <w:uiPriority w:val="9"/>
    <w:pPr>
      <w:keepNext/>
      <w:keepLines/>
      <w:numPr>
        <w:ilvl w:val="1"/>
        <w:numId w:val="1"/>
      </w:numPr>
      <w:spacing w:before="260" w:after="260" w:line="416" w:lineRule="auto"/>
      <w:outlineLvl w:val="1"/>
    </w:pPr>
    <w:rPr>
      <w:rFonts w:asciiTheme="majorHAnsi" w:hAnsiTheme="majorHAnsi" w:eastAsiaTheme="majorEastAsia" w:cstheme="majorBidi"/>
      <w:b/>
      <w:bCs/>
      <w:sz w:val="28"/>
      <w:szCs w:val="32"/>
    </w:rPr>
  </w:style>
  <w:style w:type="paragraph" w:styleId="4">
    <w:name w:val="heading 3"/>
    <w:basedOn w:val="1"/>
    <w:next w:val="1"/>
    <w:link w:val="18"/>
    <w:unhideWhenUsed/>
    <w:qFormat/>
    <w:uiPriority w:val="9"/>
    <w:pPr>
      <w:keepNext/>
      <w:keepLines/>
      <w:numPr>
        <w:ilvl w:val="2"/>
        <w:numId w:val="1"/>
      </w:numPr>
      <w:spacing w:before="260" w:after="260" w:line="416" w:lineRule="auto"/>
      <w:ind w:right="100" w:rightChars="100"/>
      <w:outlineLvl w:val="2"/>
    </w:pPr>
    <w:rPr>
      <w:bCs/>
      <w:sz w:val="28"/>
      <w:szCs w:val="32"/>
    </w:rPr>
  </w:style>
  <w:style w:type="paragraph" w:styleId="5">
    <w:name w:val="heading 4"/>
    <w:basedOn w:val="1"/>
    <w:next w:val="1"/>
    <w:link w:val="19"/>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character" w:default="1" w:styleId="14">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6">
    <w:name w:val="annotation text"/>
    <w:basedOn w:val="1"/>
    <w:link w:val="24"/>
    <w:semiHidden/>
    <w:unhideWhenUsed/>
    <w:uiPriority w:val="99"/>
    <w:pPr>
      <w:jc w:val="left"/>
    </w:pPr>
  </w:style>
  <w:style w:type="paragraph" w:styleId="7">
    <w:name w:val="Balloon Text"/>
    <w:basedOn w:val="1"/>
    <w:link w:val="26"/>
    <w:semiHidden/>
    <w:unhideWhenUsed/>
    <w:uiPriority w:val="99"/>
    <w:pPr>
      <w:spacing w:line="240" w:lineRule="auto"/>
    </w:pPr>
    <w:rPr>
      <w:sz w:val="18"/>
      <w:szCs w:val="18"/>
    </w:rPr>
  </w:style>
  <w:style w:type="paragraph" w:styleId="8">
    <w:name w:val="footer"/>
    <w:basedOn w:val="1"/>
    <w:link w:val="21"/>
    <w:unhideWhenUsed/>
    <w:uiPriority w:val="99"/>
    <w:pPr>
      <w:tabs>
        <w:tab w:val="center" w:pos="4153"/>
        <w:tab w:val="right" w:pos="8306"/>
      </w:tabs>
      <w:snapToGrid w:val="0"/>
      <w:jc w:val="left"/>
    </w:pPr>
    <w:rPr>
      <w:sz w:val="18"/>
      <w:szCs w:val="18"/>
    </w:rPr>
  </w:style>
  <w:style w:type="paragraph" w:styleId="9">
    <w:name w:val="header"/>
    <w:basedOn w:val="1"/>
    <w:link w:val="20"/>
    <w:unhideWhenUsed/>
    <w:uiPriority w:val="99"/>
    <w:pPr>
      <w:pBdr>
        <w:bottom w:val="single" w:color="auto" w:sz="6" w:space="1"/>
      </w:pBdr>
      <w:tabs>
        <w:tab w:val="center" w:pos="4153"/>
        <w:tab w:val="right" w:pos="8306"/>
      </w:tabs>
      <w:snapToGrid w:val="0"/>
      <w:jc w:val="center"/>
    </w:pPr>
    <w:rPr>
      <w:sz w:val="18"/>
      <w:szCs w:val="18"/>
    </w:rPr>
  </w:style>
  <w:style w:type="paragraph" w:styleId="10">
    <w:name w:val="Title"/>
    <w:basedOn w:val="1"/>
    <w:next w:val="1"/>
    <w:link w:val="22"/>
    <w:qFormat/>
    <w:uiPriority w:val="10"/>
    <w:pPr>
      <w:spacing w:before="240" w:after="60"/>
      <w:jc w:val="center"/>
      <w:outlineLvl w:val="0"/>
    </w:pPr>
    <w:rPr>
      <w:rFonts w:asciiTheme="majorHAnsi" w:hAnsiTheme="majorHAnsi" w:eastAsiaTheme="majorEastAsia" w:cstheme="majorBidi"/>
      <w:b/>
      <w:bCs/>
      <w:sz w:val="32"/>
      <w:szCs w:val="32"/>
    </w:rPr>
  </w:style>
  <w:style w:type="paragraph" w:styleId="11">
    <w:name w:val="annotation subject"/>
    <w:basedOn w:val="6"/>
    <w:next w:val="6"/>
    <w:link w:val="25"/>
    <w:semiHidden/>
    <w:unhideWhenUsed/>
    <w:uiPriority w:val="99"/>
    <w:rPr>
      <w:b/>
      <w:bCs/>
    </w:rPr>
  </w:style>
  <w:style w:type="table" w:styleId="13">
    <w:name w:val="Table Grid"/>
    <w:basedOn w:val="12"/>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annotation reference"/>
    <w:basedOn w:val="14"/>
    <w:semiHidden/>
    <w:unhideWhenUsed/>
    <w:uiPriority w:val="99"/>
    <w:rPr>
      <w:sz w:val="21"/>
      <w:szCs w:val="21"/>
    </w:rPr>
  </w:style>
  <w:style w:type="character" w:customStyle="1" w:styleId="16">
    <w:name w:val="标题 1 字符"/>
    <w:basedOn w:val="14"/>
    <w:link w:val="2"/>
    <w:uiPriority w:val="9"/>
    <w:rPr>
      <w:b/>
      <w:bCs/>
      <w:kern w:val="44"/>
      <w:sz w:val="30"/>
      <w:szCs w:val="44"/>
    </w:rPr>
  </w:style>
  <w:style w:type="character" w:customStyle="1" w:styleId="17">
    <w:name w:val="标题 2 字符"/>
    <w:basedOn w:val="14"/>
    <w:link w:val="3"/>
    <w:uiPriority w:val="9"/>
    <w:rPr>
      <w:rFonts w:asciiTheme="majorHAnsi" w:hAnsiTheme="majorHAnsi" w:eastAsiaTheme="majorEastAsia" w:cstheme="majorBidi"/>
      <w:b/>
      <w:bCs/>
      <w:sz w:val="28"/>
      <w:szCs w:val="32"/>
    </w:rPr>
  </w:style>
  <w:style w:type="character" w:customStyle="1" w:styleId="18">
    <w:name w:val="标题 3 字符"/>
    <w:basedOn w:val="14"/>
    <w:link w:val="4"/>
    <w:uiPriority w:val="9"/>
    <w:rPr>
      <w:rFonts w:eastAsia="宋体"/>
      <w:bCs/>
      <w:sz w:val="28"/>
      <w:szCs w:val="32"/>
    </w:rPr>
  </w:style>
  <w:style w:type="character" w:customStyle="1" w:styleId="19">
    <w:name w:val="标题 4 字符"/>
    <w:basedOn w:val="14"/>
    <w:link w:val="5"/>
    <w:uiPriority w:val="9"/>
    <w:rPr>
      <w:rFonts w:asciiTheme="majorHAnsi" w:hAnsiTheme="majorHAnsi" w:eastAsiaTheme="majorEastAsia" w:cstheme="majorBidi"/>
      <w:b/>
      <w:bCs/>
      <w:sz w:val="28"/>
      <w:szCs w:val="28"/>
    </w:rPr>
  </w:style>
  <w:style w:type="character" w:customStyle="1" w:styleId="20">
    <w:name w:val="页眉 字符"/>
    <w:basedOn w:val="14"/>
    <w:link w:val="9"/>
    <w:uiPriority w:val="99"/>
    <w:rPr>
      <w:sz w:val="18"/>
      <w:szCs w:val="18"/>
    </w:rPr>
  </w:style>
  <w:style w:type="character" w:customStyle="1" w:styleId="21">
    <w:name w:val="页脚 字符"/>
    <w:basedOn w:val="14"/>
    <w:link w:val="8"/>
    <w:uiPriority w:val="99"/>
    <w:rPr>
      <w:sz w:val="18"/>
      <w:szCs w:val="18"/>
    </w:rPr>
  </w:style>
  <w:style w:type="character" w:customStyle="1" w:styleId="22">
    <w:name w:val="标题 字符"/>
    <w:basedOn w:val="14"/>
    <w:link w:val="10"/>
    <w:uiPriority w:val="10"/>
    <w:rPr>
      <w:rFonts w:asciiTheme="majorHAnsi" w:hAnsiTheme="majorHAnsi" w:eastAsiaTheme="majorEastAsia" w:cstheme="majorBidi"/>
      <w:b/>
      <w:bCs/>
      <w:sz w:val="32"/>
      <w:szCs w:val="32"/>
    </w:rPr>
  </w:style>
  <w:style w:type="paragraph" w:styleId="23">
    <w:name w:val="List Paragraph"/>
    <w:basedOn w:val="1"/>
    <w:qFormat/>
    <w:uiPriority w:val="34"/>
    <w:pPr>
      <w:ind w:firstLine="420" w:firstLineChars="200"/>
    </w:pPr>
  </w:style>
  <w:style w:type="character" w:customStyle="1" w:styleId="24">
    <w:name w:val="批注文字 字符"/>
    <w:basedOn w:val="14"/>
    <w:link w:val="6"/>
    <w:semiHidden/>
    <w:uiPriority w:val="99"/>
    <w:rPr>
      <w:rFonts w:eastAsia="宋体"/>
      <w:sz w:val="24"/>
    </w:rPr>
  </w:style>
  <w:style w:type="character" w:customStyle="1" w:styleId="25">
    <w:name w:val="批注主题 字符"/>
    <w:basedOn w:val="24"/>
    <w:link w:val="11"/>
    <w:semiHidden/>
    <w:uiPriority w:val="99"/>
    <w:rPr>
      <w:rFonts w:eastAsia="宋体"/>
      <w:b/>
      <w:bCs/>
      <w:sz w:val="24"/>
    </w:rPr>
  </w:style>
  <w:style w:type="character" w:customStyle="1" w:styleId="26">
    <w:name w:val="批注框文本 字符"/>
    <w:basedOn w:val="14"/>
    <w:link w:val="7"/>
    <w:semiHidden/>
    <w:uiPriority w:val="99"/>
    <w:rPr>
      <w:rFonts w:eastAsia="宋体"/>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endnotes" Target="endnotes.xml"/><Relationship Id="rId5" Type="http://schemas.openxmlformats.org/officeDocument/2006/relationships/footnotes" Target="footnotes.xml"/><Relationship Id="rId4" Type="http://schemas.microsoft.com/office/2011/relationships/commentsExtended" Target="commentsExtended.xml"/><Relationship Id="rId3" Type="http://schemas.openxmlformats.org/officeDocument/2006/relationships/comments" Target="comments.xml"/><Relationship Id="rId26" Type="http://schemas.microsoft.com/office/2011/relationships/people" Target="people.xml"/><Relationship Id="rId25" Type="http://schemas.openxmlformats.org/officeDocument/2006/relationships/fontTable" Target="fontTable.xml"/><Relationship Id="rId24" Type="http://schemas.openxmlformats.org/officeDocument/2006/relationships/customXml" Target="../customXml/item2.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D5D387E-0A49-4792-A2AC-B3EAEBF87122}">
  <ds:schemaRefs/>
</ds:datastoreItem>
</file>

<file path=docProps/app.xml><?xml version="1.0" encoding="utf-8"?>
<Properties xmlns="http://schemas.openxmlformats.org/officeDocument/2006/extended-properties" xmlns:vt="http://schemas.openxmlformats.org/officeDocument/2006/docPropsVTypes">
  <Template>Normal.dotm</Template>
  <Pages>37</Pages>
  <Words>13988</Words>
  <Characters>14793</Characters>
  <Lines>107</Lines>
  <Paragraphs>30</Paragraphs>
  <TotalTime>3847</TotalTime>
  <ScaleCrop>false</ScaleCrop>
  <LinksUpToDate>false</LinksUpToDate>
  <CharactersWithSpaces>14812</CharactersWithSpaces>
  <Application>WPS Office_11.1.0.12313_F1E327BC-269C-435d-A152-05C5408002CA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2022-09-07T11:17:00Z</dcterms:created>
  <dc:creator>李耕樵</dc:creator>
  <cp:lastModifiedBy>华仔</cp:lastModifiedBy>
  <dcterms:modified xsi:type="dcterms:W3CDTF">2022-09-27T02:27:38Z</dcterms:modified>
  <cp:revision>158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2052-11.1.0.12313</vt:lpwstr>
  </property>
  <property fmtid="{D5CDD505-2E9C-101B-9397-08002B2CF9AE}" pid="3" name="ICV">
    <vt:lpwstr>BFEB5AE678A746638DF990A9830B9F13</vt:lpwstr>
  </property>
</Properties>
</file>